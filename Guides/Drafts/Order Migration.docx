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hwiltdh2ri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pStyle w:val="Heading1"/>
        <w:rPr/>
      </w:pPr>
      <w:bookmarkStart w:colFirst="0" w:colLast="0" w:name="_5ftoz1b528i5" w:id="1"/>
      <w:bookmarkEnd w:id="1"/>
      <w:r w:rsidDel="00000000" w:rsidR="00000000" w:rsidRPr="00000000">
        <w:rPr>
          <w:rtl w:val="0"/>
        </w:rPr>
        <w:t xml:space="preserve">Order Migration Overview</w:t>
      </w:r>
    </w:p>
    <w:p w:rsidR="00000000" w:rsidDel="00000000" w:rsidP="00000000" w:rsidRDefault="00000000" w:rsidRPr="00000000" w14:paraId="00000003">
      <w:pPr>
        <w:rPr/>
      </w:pPr>
      <w:r w:rsidDel="00000000" w:rsidR="00000000" w:rsidRPr="00000000">
        <w:rPr>
          <w:rtl w:val="0"/>
        </w:rPr>
        <w:t xml:space="preserve">This section covers in-depth information on best practices related specifically to migrating orders. It assumes you have already migrated Products and Customers, but not B2B information (if applicable). Some features have been omitted, usually because they are read-only, to limit the scope and complexity of this guide.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r w:rsidDel="00000000" w:rsidR="00000000" w:rsidRPr="00000000">
        <w:rPr>
          <w:i w:val="1"/>
          <w:iCs w:val="1"/>
          <w:rtl w:val="0"/>
        </w:rPr>
        <w:t xml:space="preserve">If you are migrating B2B information, it is highly recommended that you follow the B2B guide in lieu of this guide. [this line to be added once the B2B guide is finished.]</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&lt;Callout type='info'&gt;  </w:t>
      </w:r>
    </w:p>
    <w:p w:rsidR="00000000" w:rsidDel="00000000" w:rsidP="00000000" w:rsidRDefault="00000000" w:rsidRPr="00000000" w14:paraId="00000008">
      <w:pPr>
        <w:rPr/>
      </w:pPr>
      <w:r w:rsidDel="00000000" w:rsidR="00000000" w:rsidRPr="00000000">
        <w:rPr>
          <w:rtl w:val="0"/>
        </w:rPr>
        <w:t xml:space="preserve">If you have a larger order history or need a specially tailored solution for order data migration, consider reaching out to our Data Migration Services team.  </w:t>
      </w:r>
    </w:p>
    <w:p w:rsidR="00000000" w:rsidDel="00000000" w:rsidP="00000000" w:rsidRDefault="00000000" w:rsidRPr="00000000" w14:paraId="00000009">
      <w:pPr>
        <w:rPr/>
      </w:pPr>
      <w:r w:rsidDel="00000000" w:rsidR="00000000" w:rsidRPr="00000000">
        <w:rPr>
          <w:rtl w:val="0"/>
        </w:rPr>
        <w:t xml:space="preserve">&lt;/Callout&gt;</w:t>
      </w:r>
    </w:p>
    <w:p w:rsidR="00000000" w:rsidDel="00000000" w:rsidP="00000000" w:rsidRDefault="00000000" w:rsidRPr="00000000" w14:paraId="0000000A">
      <w:pPr>
        <w:pStyle w:val="Heading2"/>
        <w:rPr/>
      </w:pPr>
      <w:bookmarkStart w:colFirst="0" w:colLast="0" w:name="_cb62oh590qbk" w:id="2"/>
      <w:bookmarkEnd w:id="2"/>
      <w:r w:rsidDel="00000000" w:rsidR="00000000" w:rsidRPr="00000000">
        <w:rPr>
          <w:rtl w:val="0"/>
        </w:rPr>
        <w:t xml:space="preserve">Contents of this guide</w:t>
      </w:r>
    </w:p>
    <w:p w:rsidR="00000000" w:rsidDel="00000000" w:rsidP="00000000" w:rsidRDefault="00000000" w:rsidRPr="00000000" w14:paraId="0000000B">
      <w:pPr>
        <w:rPr/>
      </w:pPr>
      <w:r w:rsidDel="00000000" w:rsidR="00000000" w:rsidRPr="00000000">
        <w:rPr>
          <w:rtl w:val="0"/>
        </w:rPr>
        <w:t xml:space="preserve">The following sections provide the relevant information for migrating orders: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8"/>
        </w:numPr>
        <w:ind w:left="720" w:hanging="360"/>
      </w:pPr>
      <w:r w:rsidDel="00000000" w:rsidR="00000000" w:rsidRPr="00000000">
        <w:rPr>
          <w:rtl w:val="0"/>
        </w:rPr>
        <w:t xml:space="preserve">Complexity Considerations - factors to consider in preparing your data and how best to handle the individual aspects of migrating order information</w:t>
      </w:r>
    </w:p>
    <w:p w:rsidR="00000000" w:rsidDel="00000000" w:rsidP="00000000" w:rsidRDefault="00000000" w:rsidRPr="00000000" w14:paraId="0000000E">
      <w:pPr>
        <w:numPr>
          <w:ilvl w:val="0"/>
          <w:numId w:val="8"/>
        </w:numPr>
        <w:ind w:left="720" w:hanging="360"/>
      </w:pPr>
      <w:r w:rsidDel="00000000" w:rsidR="00000000" w:rsidRPr="00000000">
        <w:rPr>
          <w:rtl w:val="0"/>
        </w:rPr>
        <w:t xml:space="preserve">Prepare Data - relevant structures and data for how to handle orders during the migration phase</w:t>
      </w:r>
    </w:p>
    <w:p w:rsidR="00000000" w:rsidDel="00000000" w:rsidP="00000000" w:rsidRDefault="00000000" w:rsidRPr="00000000" w14:paraId="0000000F">
      <w:pPr>
        <w:numPr>
          <w:ilvl w:val="0"/>
          <w:numId w:val="8"/>
        </w:numPr>
        <w:ind w:left="720" w:hanging="360"/>
      </w:pPr>
      <w:r w:rsidDel="00000000" w:rsidR="00000000" w:rsidRPr="00000000">
        <w:rPr>
          <w:rtl w:val="0"/>
        </w:rPr>
        <w:t xml:space="preserve">Migration Phase - basic structure of migration process including some measure of time complexity and the order-specific steps relevant to the migration process</w:t>
      </w:r>
    </w:p>
    <w:p w:rsidR="00000000" w:rsidDel="00000000" w:rsidP="00000000" w:rsidRDefault="00000000" w:rsidRPr="00000000" w14:paraId="00000010">
      <w:pPr>
        <w:pStyle w:val="Heading2"/>
        <w:rPr/>
      </w:pPr>
      <w:bookmarkStart w:colFirst="0" w:colLast="0" w:name="_gj2c6inepedz" w:id="3"/>
      <w:bookmarkEnd w:id="3"/>
      <w:r w:rsidDel="00000000" w:rsidR="00000000" w:rsidRPr="00000000">
        <w:rPr>
          <w:rtl w:val="0"/>
        </w:rPr>
        <w:t xml:space="preserve">Special considerations</w:t>
      </w:r>
    </w:p>
    <w:p w:rsidR="00000000" w:rsidDel="00000000" w:rsidP="00000000" w:rsidRDefault="00000000" w:rsidRPr="00000000" w14:paraId="00000011">
      <w:pPr>
        <w:rPr/>
      </w:pPr>
      <w:r w:rsidDel="00000000" w:rsidR="00000000" w:rsidRPr="00000000">
        <w:rPr>
          <w:rtl w:val="0"/>
        </w:rPr>
        <w:t xml:space="preserve">Because order data often contains customer information, it is important to handle your data with care. If you or your customers are in a region affected by the </w:t>
      </w:r>
      <w:hyperlink r:id="rId7">
        <w:r w:rsidDel="00000000" w:rsidR="00000000" w:rsidRPr="00000000">
          <w:rPr>
            <w:color w:val="1155cc"/>
            <w:u w:val="single"/>
            <w:rtl w:val="0"/>
          </w:rPr>
          <w:t xml:space="preserve">GDPR</w:t>
        </w:r>
      </w:hyperlink>
      <w:r w:rsidDel="00000000" w:rsidR="00000000" w:rsidRPr="00000000">
        <w:rPr>
          <w:rtl w:val="0"/>
        </w:rPr>
        <w:t xml:space="preserve">, be sure to take privacy into account when migrating order data. Generally, it is enough to anonymize only that data that has been specifically requested, but you may want or need to do more.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commentRangeStart w:id="0"/>
      <w:r w:rsidDel="00000000" w:rsidR="00000000" w:rsidRPr="00000000">
        <w:rPr>
          <w:rtl w:val="0"/>
        </w:rPr>
        <w:t xml:space="preserve">In addition to privacy concerns, BigCommerce billing is based on total orders and trailing order value. In order to prevent billing errors, there is a field in the order creation process that must have the appropriate flag set. Specifically, the field </w:t>
      </w:r>
      <w:r w:rsidDel="00000000" w:rsidR="00000000" w:rsidRPr="00000000">
        <w:rPr>
          <w:rFonts w:ascii="Roboto Mono" w:cs="Roboto Mono" w:eastAsia="Roboto Mono" w:hAnsi="Roboto Mono"/>
          <w:color w:val="188038"/>
          <w:rtl w:val="0"/>
        </w:rPr>
        <w:t xml:space="preserve">external_source</w:t>
      </w:r>
      <w:r w:rsidDel="00000000" w:rsidR="00000000" w:rsidRPr="00000000">
        <w:rPr>
          <w:rtl w:val="0"/>
        </w:rPr>
        <w:t xml:space="preserve"> should have the value </w:t>
      </w:r>
      <w:r w:rsidDel="00000000" w:rsidR="00000000" w:rsidRPr="00000000">
        <w:rPr>
          <w:rFonts w:ascii="Roboto Mono" w:cs="Roboto Mono" w:eastAsia="Roboto Mono" w:hAnsi="Roboto Mono"/>
          <w:color w:val="188038"/>
          <w:rtl w:val="0"/>
        </w:rPr>
        <w:t xml:space="preserve">M-MIG</w:t>
      </w:r>
      <w:r w:rsidDel="00000000" w:rsidR="00000000" w:rsidRPr="00000000">
        <w:rPr>
          <w:rtl w:val="0"/>
        </w:rPr>
        <w:t xml:space="preserve"> when creating the order, or it will be included in the billing data, which will cause a potential billing mismatch.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If you have not configured shipping options or payment options, you can add orders without this information, but it may cause some issues with record-keeping if that data is skipped during migration. As such, you should consider configuring both your shipping and payments information ahead of order migration.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Unlike with product migration, only one endpoint should be necessary for initial order migration, although other endpoints may become relevant in delta migration if necessary. Both endpoints are outlined in the </w:t>
      </w:r>
      <w:hyperlink r:id="rId8">
        <w:r w:rsidDel="00000000" w:rsidR="00000000" w:rsidRPr="00000000">
          <w:rPr>
            <w:color w:val="1155cc"/>
            <w:u w:val="single"/>
            <w:rtl w:val="0"/>
          </w:rPr>
          <w:t xml:space="preserve">Orders API Reference</w:t>
        </w:r>
      </w:hyperlink>
      <w:r w:rsidDel="00000000" w:rsidR="00000000" w:rsidRPr="00000000">
        <w:rPr>
          <w:rtl w:val="0"/>
        </w:rPr>
        <w:t xml:space="preserve">.</w:t>
      </w:r>
    </w:p>
    <w:p w:rsidR="00000000" w:rsidDel="00000000" w:rsidP="00000000" w:rsidRDefault="00000000" w:rsidRPr="00000000" w14:paraId="00000018">
      <w:pPr>
        <w:pStyle w:val="Heading2"/>
        <w:rPr/>
      </w:pPr>
      <w:bookmarkStart w:colFirst="0" w:colLast="0" w:name="_n8ac1pa724m9" w:id="4"/>
      <w:bookmarkEnd w:id="4"/>
      <w:commentRangeStart w:id="1"/>
      <w:r w:rsidDel="00000000" w:rsidR="00000000" w:rsidRPr="00000000">
        <w:rPr>
          <w:rtl w:val="0"/>
        </w:rPr>
        <w:t xml:space="preserve">FAQs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9">
      <w:pPr>
        <w:numPr>
          <w:ilvl w:val="0"/>
          <w:numId w:val="11"/>
        </w:numPr>
        <w:ind w:left="720" w:hanging="360"/>
      </w:pPr>
      <w:r w:rsidDel="00000000" w:rsidR="00000000" w:rsidRPr="00000000">
        <w:rPr>
          <w:b w:val="1"/>
          <w:bCs w:val="1"/>
          <w:rtl w:val="0"/>
        </w:rPr>
        <w:t xml:space="preserve">What is the recommended way to avoid billing errors during order migration?</w:t>
      </w:r>
      <w:r w:rsidDel="00000000" w:rsidR="00000000" w:rsidRPr="00000000">
        <w:rPr>
          <w:rtl w:val="0"/>
        </w:rPr>
        <w:br w:type="textWrapping"/>
        <w:t xml:space="preserve">Always set </w:t>
      </w:r>
      <w:r w:rsidDel="00000000" w:rsidR="00000000" w:rsidRPr="00000000">
        <w:rPr>
          <w:rFonts w:ascii="Roboto Mono" w:cs="Roboto Mono" w:eastAsia="Roboto Mono" w:hAnsi="Roboto Mono"/>
          <w:color w:val="188038"/>
          <w:rtl w:val="0"/>
        </w:rPr>
        <w:t xml:space="preserve">external_source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M-MIG</w:t>
      </w:r>
      <w:r w:rsidDel="00000000" w:rsidR="00000000" w:rsidRPr="00000000">
        <w:rPr>
          <w:rtl w:val="0"/>
        </w:rPr>
        <w:t xml:space="preserve"> when creating migrated orders to prevent billing mismatches.</w:t>
      </w:r>
    </w:p>
    <w:p w:rsidR="00000000" w:rsidDel="00000000" w:rsidP="00000000" w:rsidRDefault="00000000" w:rsidRPr="00000000" w14:paraId="0000001A">
      <w:pPr>
        <w:numPr>
          <w:ilvl w:val="0"/>
          <w:numId w:val="11"/>
        </w:numPr>
        <w:ind w:left="720" w:hanging="360"/>
      </w:pPr>
      <w:r w:rsidDel="00000000" w:rsidR="00000000" w:rsidRPr="00000000">
        <w:rPr>
          <w:b w:val="1"/>
          <w:bCs w:val="1"/>
          <w:rtl w:val="0"/>
        </w:rPr>
        <w:t xml:space="preserve">Can I migrate orders without shipping or payment data?</w:t>
      </w:r>
      <w:r w:rsidDel="00000000" w:rsidR="00000000" w:rsidRPr="00000000">
        <w:rPr>
          <w:rtl w:val="0"/>
        </w:rPr>
        <w:br w:type="textWrapping"/>
        <w:t xml:space="preserve">Yes, but it may cause record-keeping issues. For completeness, configure both ahead of migration.</w:t>
      </w:r>
    </w:p>
    <w:p w:rsidR="00000000" w:rsidDel="00000000" w:rsidP="00000000" w:rsidRDefault="00000000" w:rsidRPr="00000000" w14:paraId="0000001B">
      <w:pPr>
        <w:numPr>
          <w:ilvl w:val="0"/>
          <w:numId w:val="11"/>
        </w:numPr>
        <w:ind w:left="720" w:hanging="360"/>
      </w:pPr>
      <w:r w:rsidDel="00000000" w:rsidR="00000000" w:rsidRPr="00000000">
        <w:rPr>
          <w:b w:val="1"/>
          <w:bCs w:val="1"/>
          <w:rtl w:val="0"/>
        </w:rPr>
        <w:t xml:space="preserve">Is there a separate guide for B2B order migration?</w:t>
      </w:r>
      <w:r w:rsidDel="00000000" w:rsidR="00000000" w:rsidRPr="00000000">
        <w:rPr>
          <w:rtl w:val="0"/>
        </w:rPr>
        <w:br w:type="textWrapping"/>
        <w:t xml:space="preserve">Yes, refer to the dedicated B2B migration guide (coming soon).</w:t>
      </w:r>
    </w:p>
    <w:p w:rsidR="00000000" w:rsidDel="00000000" w:rsidP="00000000" w:rsidRDefault="00000000" w:rsidRPr="00000000" w14:paraId="0000001C">
      <w:pPr>
        <w:numPr>
          <w:ilvl w:val="0"/>
          <w:numId w:val="11"/>
        </w:numPr>
        <w:ind w:left="720" w:hanging="360"/>
      </w:pPr>
      <w:r w:rsidDel="00000000" w:rsidR="00000000" w:rsidRPr="00000000">
        <w:rPr>
          <w:b w:val="1"/>
          <w:bCs w:val="1"/>
          <w:rtl w:val="0"/>
        </w:rPr>
        <w:t xml:space="preserve">How do privacy laws (like GDPR) affect order migration?</w:t>
      </w:r>
      <w:r w:rsidDel="00000000" w:rsidR="00000000" w:rsidRPr="00000000">
        <w:rPr>
          <w:rtl w:val="0"/>
        </w:rPr>
        <w:br w:type="textWrapping"/>
        <w:t xml:space="preserve">Anonymize personal data as requested. See </w:t>
      </w:r>
      <w:hyperlink r:id="rId9">
        <w:r w:rsidDel="00000000" w:rsidR="00000000" w:rsidRPr="00000000">
          <w:rPr>
            <w:color w:val="1155cc"/>
            <w:u w:val="single"/>
            <w:rtl w:val="0"/>
          </w:rPr>
          <w:t xml:space="preserve">GDPR and BigCommerce</w:t>
        </w:r>
      </w:hyperlink>
      <w:r w:rsidDel="00000000" w:rsidR="00000000" w:rsidRPr="00000000">
        <w:rPr>
          <w:rtl w:val="0"/>
        </w:rPr>
        <w:t xml:space="preserve"> for details.</w:t>
      </w:r>
    </w:p>
    <w:p w:rsidR="00000000" w:rsidDel="00000000" w:rsidP="00000000" w:rsidRDefault="00000000" w:rsidRPr="00000000" w14:paraId="0000001D">
      <w:pPr>
        <w:numPr>
          <w:ilvl w:val="0"/>
          <w:numId w:val="11"/>
        </w:numPr>
        <w:ind w:left="720" w:hanging="360"/>
      </w:pPr>
      <w:r w:rsidDel="00000000" w:rsidR="00000000" w:rsidRPr="00000000">
        <w:rPr>
          <w:b w:val="1"/>
          <w:bCs w:val="1"/>
          <w:rtl w:val="0"/>
        </w:rPr>
        <w:t xml:space="preserve">Where can I get help for large or complex order migrations?</w:t>
      </w:r>
      <w:r w:rsidDel="00000000" w:rsidR="00000000" w:rsidRPr="00000000">
        <w:rPr>
          <w:rtl w:val="0"/>
        </w:rPr>
        <w:br w:type="textWrapping"/>
        <w:t xml:space="preserve">Contact BigCommerce </w:t>
      </w:r>
      <w:hyperlink r:id="rId10">
        <w:r w:rsidDel="00000000" w:rsidR="00000000" w:rsidRPr="00000000">
          <w:rPr>
            <w:color w:val="1155cc"/>
            <w:u w:val="single"/>
            <w:rtl w:val="0"/>
          </w:rPr>
          <w:t xml:space="preserve">Data Migration Services</w:t>
        </w:r>
      </w:hyperlink>
      <w:r w:rsidDel="00000000" w:rsidR="00000000" w:rsidRPr="00000000">
        <w:rPr>
          <w:rtl w:val="0"/>
        </w:rPr>
        <w:t xml:space="preserve">.</w:t>
      </w:r>
    </w:p>
    <w:p w:rsidR="00000000" w:rsidDel="00000000" w:rsidP="00000000" w:rsidRDefault="00000000" w:rsidRPr="00000000" w14:paraId="0000001E">
      <w:pPr>
        <w:pStyle w:val="Heading2"/>
        <w:rPr/>
      </w:pPr>
      <w:bookmarkStart w:colFirst="0" w:colLast="0" w:name="_svnf16k28q8r" w:id="5"/>
      <w:bookmarkEnd w:id="5"/>
      <w:r w:rsidDel="00000000" w:rsidR="00000000" w:rsidRPr="00000000">
        <w:rPr>
          <w:rtl w:val="0"/>
        </w:rPr>
        <w:t xml:space="preserve">Additional resources</w:t>
      </w:r>
    </w:p>
    <w:p w:rsidR="00000000" w:rsidDel="00000000" w:rsidP="00000000" w:rsidRDefault="00000000" w:rsidRPr="00000000" w14:paraId="0000001F">
      <w:pPr>
        <w:numPr>
          <w:ilvl w:val="0"/>
          <w:numId w:val="12"/>
        </w:numPr>
        <w:ind w:left="720" w:hanging="360"/>
      </w:pPr>
      <w:hyperlink r:id="rId11">
        <w:r w:rsidDel="00000000" w:rsidR="00000000" w:rsidRPr="00000000">
          <w:rPr>
            <w:color w:val="1155cc"/>
            <w:u w:val="single"/>
            <w:rtl w:val="0"/>
          </w:rPr>
          <w:t xml:space="preserve">Orders API Reference</w:t>
        </w:r>
      </w:hyperlink>
      <w:r w:rsidDel="00000000" w:rsidR="00000000" w:rsidRPr="00000000">
        <w:rPr>
          <w:rtl w:val="0"/>
        </w:rPr>
      </w:r>
    </w:p>
    <w:p w:rsidR="00000000" w:rsidDel="00000000" w:rsidP="00000000" w:rsidRDefault="00000000" w:rsidRPr="00000000" w14:paraId="00000020">
      <w:pPr>
        <w:numPr>
          <w:ilvl w:val="0"/>
          <w:numId w:val="12"/>
        </w:numPr>
        <w:ind w:left="720" w:hanging="360"/>
      </w:pPr>
      <w:hyperlink r:id="rId12">
        <w:r w:rsidDel="00000000" w:rsidR="00000000" w:rsidRPr="00000000">
          <w:rPr>
            <w:color w:val="1155cc"/>
            <w:u w:val="single"/>
            <w:rtl w:val="0"/>
          </w:rPr>
          <w:t xml:space="preserve">GDPR and BigCommerce</w:t>
        </w:r>
      </w:hyperlink>
      <w:r w:rsidDel="00000000" w:rsidR="00000000" w:rsidRPr="00000000">
        <w:rPr>
          <w:rtl w:val="0"/>
        </w:rPr>
      </w:r>
    </w:p>
    <w:p w:rsidR="00000000" w:rsidDel="00000000" w:rsidP="00000000" w:rsidRDefault="00000000" w:rsidRPr="00000000" w14:paraId="00000021">
      <w:pPr>
        <w:numPr>
          <w:ilvl w:val="0"/>
          <w:numId w:val="12"/>
        </w:numPr>
        <w:ind w:left="720" w:hanging="360"/>
      </w:pPr>
      <w:hyperlink r:id="rId13">
        <w:r w:rsidDel="00000000" w:rsidR="00000000" w:rsidRPr="00000000">
          <w:rPr>
            <w:color w:val="1155cc"/>
            <w:u w:val="single"/>
            <w:rtl w:val="0"/>
          </w:rPr>
          <w:t xml:space="preserve">Shipping Setup</w:t>
        </w:r>
      </w:hyperlink>
      <w:r w:rsidDel="00000000" w:rsidR="00000000" w:rsidRPr="00000000">
        <w:rPr>
          <w:rtl w:val="0"/>
        </w:rPr>
      </w:r>
    </w:p>
    <w:p w:rsidR="00000000" w:rsidDel="00000000" w:rsidP="00000000" w:rsidRDefault="00000000" w:rsidRPr="00000000" w14:paraId="00000022">
      <w:pPr>
        <w:numPr>
          <w:ilvl w:val="0"/>
          <w:numId w:val="12"/>
        </w:numPr>
        <w:ind w:left="720" w:hanging="360"/>
      </w:pPr>
      <w:hyperlink r:id="rId14">
        <w:r w:rsidDel="00000000" w:rsidR="00000000" w:rsidRPr="00000000">
          <w:rPr>
            <w:color w:val="1155cc"/>
            <w:u w:val="single"/>
            <w:rtl w:val="0"/>
          </w:rPr>
          <w:t xml:space="preserve">Available Payment Gateways</w:t>
        </w:r>
      </w:hyperlink>
      <w:r w:rsidDel="00000000" w:rsidR="00000000" w:rsidRPr="00000000">
        <w:rPr>
          <w:rtl w:val="0"/>
        </w:rPr>
      </w:r>
    </w:p>
    <w:p w:rsidR="00000000" w:rsidDel="00000000" w:rsidP="00000000" w:rsidRDefault="00000000" w:rsidRPr="00000000" w14:paraId="00000023">
      <w:pPr>
        <w:numPr>
          <w:ilvl w:val="0"/>
          <w:numId w:val="12"/>
        </w:numPr>
        <w:ind w:left="720" w:hanging="360"/>
      </w:pPr>
      <w:hyperlink r:id="rId15">
        <w:r w:rsidDel="00000000" w:rsidR="00000000" w:rsidRPr="00000000">
          <w:rPr>
            <w:color w:val="1155cc"/>
            <w:u w:val="single"/>
            <w:rtl w:val="0"/>
          </w:rPr>
          <w:t xml:space="preserve">API Best Practices</w:t>
        </w:r>
      </w:hyperlink>
      <w:r w:rsidDel="00000000" w:rsidR="00000000" w:rsidRPr="00000000">
        <w:rPr>
          <w:rtl w:val="0"/>
        </w:rPr>
      </w:r>
    </w:p>
    <w:p w:rsidR="00000000" w:rsidDel="00000000" w:rsidP="00000000" w:rsidRDefault="00000000" w:rsidRPr="00000000" w14:paraId="00000024">
      <w:pPr>
        <w:numPr>
          <w:ilvl w:val="0"/>
          <w:numId w:val="12"/>
        </w:numPr>
        <w:ind w:left="720" w:hanging="360"/>
      </w:pPr>
      <w:hyperlink r:id="rId16">
        <w:r w:rsidDel="00000000" w:rsidR="00000000" w:rsidRPr="00000000">
          <w:rPr>
            <w:color w:val="1155cc"/>
            <w:u w:val="single"/>
            <w:rtl w:val="0"/>
          </w:rPr>
          <w:t xml:space="preserve">Data Migration Services</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vkgobjpnlav"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Complexity Considerations</w:t>
      </w:r>
      <w:r w:rsidDel="00000000" w:rsidR="00000000" w:rsidRPr="00000000">
        <w:rPr>
          <w:rtl w:val="0"/>
        </w:rPr>
      </w:r>
    </w:p>
    <w:p w:rsidR="00000000" w:rsidDel="00000000" w:rsidP="00000000" w:rsidRDefault="00000000" w:rsidRPr="00000000" w14:paraId="00000028">
      <w:pPr>
        <w:pStyle w:val="Heading1"/>
        <w:rPr/>
      </w:pPr>
      <w:bookmarkStart w:colFirst="0" w:colLast="0" w:name="_ue89yl1v8chx" w:id="7"/>
      <w:bookmarkEnd w:id="7"/>
      <w:r w:rsidDel="00000000" w:rsidR="00000000" w:rsidRPr="00000000">
        <w:rPr>
          <w:rtl w:val="0"/>
        </w:rPr>
        <w:t xml:space="preserve">Complexity Considerations</w:t>
      </w:r>
    </w:p>
    <w:p w:rsidR="00000000" w:rsidDel="00000000" w:rsidP="00000000" w:rsidRDefault="00000000" w:rsidRPr="00000000" w14:paraId="00000029">
      <w:pPr>
        <w:rPr/>
      </w:pPr>
      <w:r w:rsidDel="00000000" w:rsidR="00000000" w:rsidRPr="00000000">
        <w:rPr>
          <w:rtl w:val="0"/>
        </w:rPr>
        <w:t xml:space="preserve">While order migration can be considered as a strictly </w:t>
      </w:r>
      <w:commentRangeStart w:id="2"/>
      <w:r w:rsidDel="00000000" w:rsidR="00000000" w:rsidRPr="00000000">
        <w:rPr>
          <w:rtl w:val="0"/>
        </w:rPr>
        <w:t xml:space="preserve">“move information from here to here”</w:t>
      </w:r>
      <w:commentRangeEnd w:id="2"/>
      <w:r w:rsidDel="00000000" w:rsidR="00000000" w:rsidRPr="00000000">
        <w:commentReference w:id="2"/>
      </w:r>
      <w:r w:rsidDel="00000000" w:rsidR="00000000" w:rsidRPr="00000000">
        <w:rPr>
          <w:rtl w:val="0"/>
        </w:rPr>
        <w:t xml:space="preserve"> sort of operation, there are factors that result in higher or lower levels of complexity that will change the ideal strategy used in migration planning.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content in this page outlines various considerations that go into planning against complexity for your migration strategy. During the preparation phase, you can refer back to the tables and flowcharts in this document to help build a clear understanding of the steps necessary to ensure a successful migration.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While this stage isn’t explicitly necessary, it does help to mitigate potential pain-points in the migration process as a whole.</w:t>
      </w:r>
    </w:p>
    <w:p w:rsidR="00000000" w:rsidDel="00000000" w:rsidP="00000000" w:rsidRDefault="00000000" w:rsidRPr="00000000" w14:paraId="0000002E">
      <w:pPr>
        <w:pStyle w:val="Heading2"/>
        <w:rPr/>
      </w:pPr>
      <w:bookmarkStart w:colFirst="0" w:colLast="0" w:name="_eckjw4bqo5bu" w:id="8"/>
      <w:bookmarkEnd w:id="8"/>
      <w:r w:rsidDel="00000000" w:rsidR="00000000" w:rsidRPr="00000000">
        <w:rPr>
          <w:rtl w:val="0"/>
        </w:rPr>
        <w:t xml:space="preserve">Products</w:t>
      </w:r>
    </w:p>
    <w:p w:rsidR="00000000" w:rsidDel="00000000" w:rsidP="00000000" w:rsidRDefault="00000000" w:rsidRPr="00000000" w14:paraId="0000002F">
      <w:pPr>
        <w:rPr/>
      </w:pPr>
      <w:r w:rsidDel="00000000" w:rsidR="00000000" w:rsidRPr="00000000">
        <w:rPr>
          <w:rtl w:val="0"/>
        </w:rPr>
        <w:t xml:space="preserve">If your catalog is primarily simple products, the process only requires selection of products by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while catalogs with primarily variable or modified products will require both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and some identification of the variants, modifiers, and possibly other data points to properly build up the order data. Here’s a breakdown of relevant factors to consider with regard to products:</w:t>
      </w:r>
    </w:p>
    <w:p w:rsidR="00000000" w:rsidDel="00000000" w:rsidP="00000000" w:rsidRDefault="00000000" w:rsidRPr="00000000" w14:paraId="0000003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31">
            <w:pPr>
              <w:rPr>
                <w:b w:val="1"/>
                <w:bCs w:val="1"/>
              </w:rPr>
            </w:pPr>
            <w:r w:rsidDel="00000000" w:rsidR="00000000" w:rsidRPr="00000000">
              <w:rPr>
                <w:b w:val="1"/>
                <w:bCs w:val="1"/>
                <w:rtl w:val="0"/>
              </w:rPr>
              <w:t xml:space="preserve">Factor</w:t>
            </w:r>
          </w:p>
        </w:tc>
        <w:tc>
          <w:tcPr/>
          <w:p w:rsidR="00000000" w:rsidDel="00000000" w:rsidP="00000000" w:rsidRDefault="00000000" w:rsidRPr="00000000" w14:paraId="00000032">
            <w:pPr>
              <w:rPr>
                <w:b w:val="1"/>
                <w:bCs w:val="1"/>
              </w:rPr>
            </w:pPr>
            <w:r w:rsidDel="00000000" w:rsidR="00000000" w:rsidRPr="00000000">
              <w:rPr>
                <w:b w:val="1"/>
                <w:bCs w:val="1"/>
                <w:rtl w:val="0"/>
              </w:rPr>
              <w:t xml:space="preserve">Data</w:t>
            </w:r>
          </w:p>
        </w:tc>
        <w:tc>
          <w:tcPr/>
          <w:p w:rsidR="00000000" w:rsidDel="00000000" w:rsidP="00000000" w:rsidRDefault="00000000" w:rsidRPr="00000000" w14:paraId="00000033">
            <w:pPr>
              <w:rPr>
                <w:b w:val="1"/>
                <w:bCs w:val="1"/>
              </w:rPr>
            </w:pPr>
            <w:r w:rsidDel="00000000" w:rsidR="00000000" w:rsidRPr="00000000">
              <w:rPr>
                <w:b w:val="1"/>
                <w:bCs w:val="1"/>
                <w:rtl w:val="0"/>
              </w:rPr>
              <w:t xml:space="preserve">Use Case Example</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Simple Products</w:t>
            </w:r>
          </w:p>
        </w:tc>
        <w:tc>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Product with only one available ‘type’</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Products with variants only</w:t>
            </w:r>
          </w:p>
        </w:tc>
        <w:tc>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variant_id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product_options</w:t>
            </w:r>
            <w:r w:rsidDel="00000000" w:rsidR="00000000" w:rsidRPr="00000000">
              <w:rPr>
                <w:rtl w:val="0"/>
              </w:rPr>
              <w:t xml:space="preserve"> array</w:t>
            </w:r>
          </w:p>
        </w:tc>
        <w:tc>
          <w:tcPr/>
          <w:p w:rsidR="00000000" w:rsidDel="00000000" w:rsidP="00000000" w:rsidRDefault="00000000" w:rsidRPr="00000000" w14:paraId="00000039">
            <w:pPr>
              <w:rPr/>
            </w:pPr>
            <w:r w:rsidDel="00000000" w:rsidR="00000000" w:rsidRPr="00000000">
              <w:rPr>
                <w:rtl w:val="0"/>
              </w:rPr>
              <w:t xml:space="preserve">Product with colors or sizes </w:t>
            </w:r>
            <w:r w:rsidDel="00000000" w:rsidR="00000000" w:rsidRPr="00000000">
              <w:rPr>
                <w:rFonts w:ascii="Roboto Mono" w:cs="Roboto Mono" w:eastAsia="Roboto Mono" w:hAnsi="Roboto Mono"/>
                <w:color w:val="188038"/>
                <w:rtl w:val="0"/>
              </w:rPr>
              <w:t xml:space="preserve">variant_id</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Products with modifiers only</w:t>
            </w:r>
          </w:p>
        </w:tc>
        <w:tc>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product_options</w:t>
            </w:r>
            <w:r w:rsidDel="00000000" w:rsidR="00000000" w:rsidRPr="00000000">
              <w:rPr>
                <w:rtl w:val="0"/>
              </w:rPr>
              <w:t xml:space="preserve"> array</w:t>
            </w:r>
          </w:p>
        </w:tc>
        <w:tc>
          <w:tcPr/>
          <w:p w:rsidR="00000000" w:rsidDel="00000000" w:rsidP="00000000" w:rsidRDefault="00000000" w:rsidRPr="00000000" w14:paraId="0000003C">
            <w:pPr>
              <w:rPr/>
            </w:pPr>
            <w:r w:rsidDel="00000000" w:rsidR="00000000" w:rsidRPr="00000000">
              <w:rPr>
                <w:rtl w:val="0"/>
              </w:rPr>
              <w:t xml:space="preserve">Product with custom text or other factors unaffected by inventory.</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Products with both</w:t>
            </w:r>
          </w:p>
        </w:tc>
        <w:tc>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product_options</w:t>
            </w:r>
            <w:r w:rsidDel="00000000" w:rsidR="00000000" w:rsidRPr="00000000">
              <w:rPr>
                <w:rtl w:val="0"/>
              </w:rPr>
              <w:t xml:space="preserve"> array, and optionally </w:t>
            </w:r>
            <w:r w:rsidDel="00000000" w:rsidR="00000000" w:rsidRPr="00000000">
              <w:rPr>
                <w:rFonts w:ascii="Roboto Mono" w:cs="Roboto Mono" w:eastAsia="Roboto Mono" w:hAnsi="Roboto Mono"/>
                <w:color w:val="188038"/>
                <w:rtl w:val="0"/>
              </w:rPr>
              <w:t xml:space="preserve">variant_id</w:t>
            </w:r>
            <w:r w:rsidDel="00000000" w:rsidR="00000000" w:rsidRPr="00000000">
              <w:rPr>
                <w:rtl w:val="0"/>
              </w:rPr>
              <w:t xml:space="preserve">.</w:t>
            </w:r>
          </w:p>
        </w:tc>
        <w:tc>
          <w:tcPr/>
          <w:p w:rsidR="00000000" w:rsidDel="00000000" w:rsidP="00000000" w:rsidRDefault="00000000" w:rsidRPr="00000000" w14:paraId="0000003F">
            <w:pPr>
              <w:rPr/>
            </w:pPr>
            <w:r w:rsidDel="00000000" w:rsidR="00000000" w:rsidRPr="00000000">
              <w:rPr>
                <w:rtl w:val="0"/>
              </w:rPr>
              <w:t xml:space="preserve">Product with color selections and  custom text</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&lt;Callout type="info"&gt;  </w:t>
      </w:r>
    </w:p>
    <w:p w:rsidR="00000000" w:rsidDel="00000000" w:rsidP="00000000" w:rsidRDefault="00000000" w:rsidRPr="00000000" w14:paraId="00000042">
      <w:pPr>
        <w:rPr/>
      </w:pPr>
      <w:r w:rsidDel="00000000" w:rsidR="00000000" w:rsidRPr="00000000">
        <w:rPr>
          <w:rtl w:val="0"/>
        </w:rPr>
        <w:t xml:space="preserve">While the table above indicates the use of `variant_id` for products with any variants, it can be helpful to split variant selections up in the `product_options` array for clarity in selections made.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splitting is reflected in the flowchart below, but it isn’t strictly necessary.  </w:t>
      </w:r>
    </w:p>
    <w:p w:rsidR="00000000" w:rsidDel="00000000" w:rsidP="00000000" w:rsidRDefault="00000000" w:rsidRPr="00000000" w14:paraId="00000045">
      <w:pPr>
        <w:rPr/>
      </w:pPr>
      <w:r w:rsidDel="00000000" w:rsidR="00000000" w:rsidRPr="00000000">
        <w:rPr>
          <w:rtl w:val="0"/>
        </w:rPr>
        <w:t xml:space="preserve">&lt;/Callout&gt;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As these features occur on a product-to-product basis, your migration code should account for each possible case that affects your catalog. Ideally you should aim for the minimal implementation that accomplishes your catalog’s needs, but a simple flow-chart for product handling at any complexity follows: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flowchart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B[Get&lt;br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/&gt;Product]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C[Add&lt;br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D{Variants?}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F{Modifiers?}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G[Add&lt;br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/&gt;Variant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H[Add&lt;br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J[Output]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I[Add&lt;br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K{More?}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M[Complete]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More information on this will be explored when we cover the fields related to the </w:t>
      </w:r>
      <w:hyperlink r:id="rId17">
        <w:r w:rsidDel="00000000" w:rsidR="00000000" w:rsidRPr="00000000">
          <w:rPr>
            <w:color w:val="1155cc"/>
            <w:u w:val="single"/>
            <w:rtl w:val="0"/>
          </w:rPr>
          <w:t xml:space="preserve">Create an Order</w:t>
        </w:r>
      </w:hyperlink>
      <w:r w:rsidDel="00000000" w:rsidR="00000000" w:rsidRPr="00000000">
        <w:rPr>
          <w:rtl w:val="0"/>
        </w:rPr>
        <w:t xml:space="preserve"> endpoint.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&lt;Callout type="info"&gt;  </w:t>
      </w:r>
    </w:p>
    <w:p w:rsidR="00000000" w:rsidDel="00000000" w:rsidP="00000000" w:rsidRDefault="00000000" w:rsidRPr="00000000" w14:paraId="0000005B">
      <w:pPr>
        <w:rPr/>
      </w:pPr>
      <w:r w:rsidDel="00000000" w:rsidR="00000000" w:rsidRPr="00000000">
        <w:rPr>
          <w:rtl w:val="0"/>
        </w:rPr>
        <w:t xml:space="preserve">Older products no longer listed in your catalog can still be included in your customers’ order history </w:t>
      </w:r>
      <w:commentRangeStart w:id="3"/>
      <w:r w:rsidDel="00000000" w:rsidR="00000000" w:rsidRPr="00000000">
        <w:rPr>
          <w:rtl w:val="0"/>
        </w:rPr>
        <w:t xml:space="preserve">as necessary,</w:t>
      </w:r>
      <w:commentRangeEnd w:id="3"/>
      <w:r w:rsidDel="00000000" w:rsidR="00000000" w:rsidRPr="00000000">
        <w:commentReference w:id="3"/>
      </w:r>
      <w:r w:rsidDel="00000000" w:rsidR="00000000" w:rsidRPr="00000000">
        <w:rPr>
          <w:rtl w:val="0"/>
        </w:rPr>
        <w:t xml:space="preserve"> but it requires the use of the custom product workflow, which will be outlined when we cover fields.  </w:t>
      </w:r>
    </w:p>
    <w:p w:rsidR="00000000" w:rsidDel="00000000" w:rsidP="00000000" w:rsidRDefault="00000000" w:rsidRPr="00000000" w14:paraId="0000005C">
      <w:pPr>
        <w:rPr/>
      </w:pPr>
      <w:r w:rsidDel="00000000" w:rsidR="00000000" w:rsidRPr="00000000">
        <w:rPr>
          <w:rtl w:val="0"/>
        </w:rPr>
        <w:t xml:space="preserve">&lt;/Callout&gt;</w:t>
      </w:r>
    </w:p>
    <w:p w:rsidR="00000000" w:rsidDel="00000000" w:rsidP="00000000" w:rsidRDefault="00000000" w:rsidRPr="00000000" w14:paraId="0000005D">
      <w:pPr>
        <w:pStyle w:val="Heading2"/>
        <w:rPr/>
      </w:pPr>
      <w:bookmarkStart w:colFirst="0" w:colLast="0" w:name="_1mzn829pbzhu" w:id="9"/>
      <w:bookmarkEnd w:id="9"/>
      <w:r w:rsidDel="00000000" w:rsidR="00000000" w:rsidRPr="00000000">
        <w:rPr>
          <w:rtl w:val="0"/>
        </w:rPr>
        <w:t xml:space="preserve">Customers</w:t>
      </w:r>
    </w:p>
    <w:p w:rsidR="00000000" w:rsidDel="00000000" w:rsidP="00000000" w:rsidRDefault="00000000" w:rsidRPr="00000000" w14:paraId="0000005E">
      <w:pPr>
        <w:rPr/>
      </w:pPr>
      <w:r w:rsidDel="00000000" w:rsidR="00000000" w:rsidRPr="00000000">
        <w:rPr>
          <w:rtl w:val="0"/>
        </w:rPr>
        <w:t xml:space="preserve">Customer complexity may be introduced in a few ways, but the primary sources are in address and contact data. Specifically, </w:t>
      </w:r>
      <w:commentRangeStart w:id="4"/>
      <w:r w:rsidDel="00000000" w:rsidR="00000000" w:rsidRPr="00000000">
        <w:rPr>
          <w:rtl w:val="0"/>
        </w:rPr>
        <w:t xml:space="preserve">if billing and shipping information differ, separate objects will need to be built to manage the addresses when building an order’s total object data, but if they are the same a deep copy of one into the other will suffice.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Likewise, if an order includes multiple separate shipping addresses, the array for shipping addresses will contain an address object for each. For older orders that have been completely fulfilled, this is less likely to impact your workflow, but outstanding shipping will require some consideration.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Complexity considerations for customers are outlined here:</w:t>
      </w:r>
    </w:p>
    <w:p w:rsidR="00000000" w:rsidDel="00000000" w:rsidP="00000000" w:rsidRDefault="00000000" w:rsidRPr="00000000" w14:paraId="00000063">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64">
            <w:pPr>
              <w:rPr>
                <w:b w:val="1"/>
                <w:bCs w:val="1"/>
              </w:rPr>
            </w:pPr>
            <w:r w:rsidDel="00000000" w:rsidR="00000000" w:rsidRPr="00000000">
              <w:rPr>
                <w:b w:val="1"/>
                <w:bCs w:val="1"/>
                <w:rtl w:val="0"/>
              </w:rPr>
              <w:t xml:space="preserve">Factor</w:t>
            </w:r>
          </w:p>
        </w:tc>
        <w:tc>
          <w:tcPr/>
          <w:p w:rsidR="00000000" w:rsidDel="00000000" w:rsidP="00000000" w:rsidRDefault="00000000" w:rsidRPr="00000000" w14:paraId="00000065">
            <w:pPr>
              <w:rPr>
                <w:b w:val="1"/>
                <w:bCs w:val="1"/>
              </w:rPr>
            </w:pPr>
            <w:r w:rsidDel="00000000" w:rsidR="00000000" w:rsidRPr="00000000">
              <w:rPr>
                <w:b w:val="1"/>
                <w:bCs w:val="1"/>
                <w:rtl w:val="0"/>
              </w:rPr>
              <w:t xml:space="preserve">Data</w:t>
            </w:r>
          </w:p>
        </w:tc>
        <w:tc>
          <w:tcPr/>
          <w:p w:rsidR="00000000" w:rsidDel="00000000" w:rsidP="00000000" w:rsidRDefault="00000000" w:rsidRPr="00000000" w14:paraId="00000066">
            <w:pPr>
              <w:rPr>
                <w:b w:val="1"/>
                <w:bCs w:val="1"/>
              </w:rPr>
            </w:pPr>
            <w:r w:rsidDel="00000000" w:rsidR="00000000" w:rsidRPr="00000000">
              <w:rPr>
                <w:b w:val="1"/>
                <w:bCs w:val="1"/>
                <w:rtl w:val="0"/>
              </w:rPr>
              <w:t xml:space="preserve">Use Case Example</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Guest customers</w:t>
            </w:r>
          </w:p>
        </w:tc>
        <w:tc>
          <w:tcPr/>
          <w:p w:rsidR="00000000" w:rsidDel="00000000" w:rsidP="00000000" w:rsidRDefault="00000000" w:rsidRPr="00000000" w14:paraId="00000068">
            <w:pPr>
              <w:rPr/>
            </w:pPr>
            <w:r w:rsidDel="00000000" w:rsidR="00000000" w:rsidRPr="00000000">
              <w:rPr>
                <w:rtl w:val="0"/>
              </w:rPr>
              <w:t xml:space="preserve">omit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field</w:t>
            </w:r>
          </w:p>
        </w:tc>
        <w:tc>
          <w:tcPr/>
          <w:p w:rsidR="00000000" w:rsidDel="00000000" w:rsidP="00000000" w:rsidRDefault="00000000" w:rsidRPr="00000000" w14:paraId="00000069">
            <w:pPr>
              <w:rPr/>
            </w:pPr>
            <w:r w:rsidDel="00000000" w:rsidR="00000000" w:rsidRPr="00000000">
              <w:rPr>
                <w:rtl w:val="0"/>
              </w:rPr>
              <w:t xml:space="preserve">Customer does not log in, or does not have an account, before or during checkout.</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Billing address matches shipping address</w:t>
            </w:r>
          </w:p>
        </w:tc>
        <w:tc>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billing_address</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Customer ships and bills to a single address, usually attached to an account.</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Billing address differs from shipping address</w:t>
            </w:r>
          </w:p>
        </w:tc>
        <w:tc>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billing_address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shipping_addresses</w:t>
            </w:r>
            <w:r w:rsidDel="00000000" w:rsidR="00000000" w:rsidRPr="00000000">
              <w:rPr>
                <w:rtl w:val="0"/>
              </w:rPr>
              <w:t xml:space="preserve"> fields</w:t>
            </w:r>
          </w:p>
        </w:tc>
        <w:tc>
          <w:tcPr/>
          <w:p w:rsidR="00000000" w:rsidDel="00000000" w:rsidP="00000000" w:rsidRDefault="00000000" w:rsidRPr="00000000" w14:paraId="0000006F">
            <w:pPr>
              <w:rPr/>
            </w:pPr>
            <w:r w:rsidDel="00000000" w:rsidR="00000000" w:rsidRPr="00000000">
              <w:rPr>
                <w:rtl w:val="0"/>
              </w:rPr>
              <w:t xml:space="preserve">Customer shipping to PO Box or to alternate residence/office.</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Multiple shipping addresses</w:t>
            </w:r>
          </w:p>
        </w:tc>
        <w:tc>
          <w:tcPr/>
          <w:p w:rsidR="00000000" w:rsidDel="00000000" w:rsidP="00000000" w:rsidRDefault="00000000" w:rsidRPr="00000000" w14:paraId="00000071">
            <w:pPr>
              <w:rPr/>
            </w:pPr>
            <w:r w:rsidDel="00000000" w:rsidR="00000000" w:rsidRPr="00000000">
              <w:rPr>
                <w:rFonts w:ascii="Roboto Mono" w:cs="Roboto Mono" w:eastAsia="Roboto Mono" w:hAnsi="Roboto Mono"/>
                <w:color w:val="188038"/>
                <w:rtl w:val="0"/>
              </w:rPr>
              <w:t xml:space="preserve">shipping_addresses</w:t>
            </w:r>
            <w:r w:rsidDel="00000000" w:rsidR="00000000" w:rsidRPr="00000000">
              <w:rPr>
                <w:rtl w:val="0"/>
              </w:rPr>
              <w:t xml:space="preserve"> array</w:t>
            </w:r>
          </w:p>
        </w:tc>
        <w:tc>
          <w:tcPr/>
          <w:p w:rsidR="00000000" w:rsidDel="00000000" w:rsidP="00000000" w:rsidRDefault="00000000" w:rsidRPr="00000000" w14:paraId="00000072">
            <w:pPr>
              <w:rPr/>
            </w:pPr>
            <w:r w:rsidDel="00000000" w:rsidR="00000000" w:rsidRPr="00000000">
              <w:rPr>
                <w:rtl w:val="0"/>
              </w:rPr>
              <w:t xml:space="preserve">Customer ordering for multiple locations at once.</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Consignments</w:t>
            </w:r>
          </w:p>
        </w:tc>
        <w:tc>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consignments.pickups</w:t>
            </w:r>
            <w:r w:rsidDel="00000000" w:rsidR="00000000" w:rsidRPr="00000000">
              <w:rPr>
                <w:rtl w:val="0"/>
              </w:rPr>
              <w:t xml:space="preserve"> array</w:t>
            </w:r>
          </w:p>
        </w:tc>
        <w:tc>
          <w:tcPr/>
          <w:p w:rsidR="00000000" w:rsidDel="00000000" w:rsidP="00000000" w:rsidRDefault="00000000" w:rsidRPr="00000000" w14:paraId="00000075">
            <w:pPr>
              <w:rPr/>
            </w:pPr>
            <w:r w:rsidDel="00000000" w:rsidR="00000000" w:rsidRPr="00000000">
              <w:rPr>
                <w:rtl w:val="0"/>
              </w:rPr>
              <w:t xml:space="preserve">Customer picking up whole orders ‘in store’.</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&lt;Callout type="info"&gt;  </w:t>
      </w:r>
    </w:p>
    <w:p w:rsidR="00000000" w:rsidDel="00000000" w:rsidP="00000000" w:rsidRDefault="00000000" w:rsidRPr="00000000" w14:paraId="00000078">
      <w:pPr>
        <w:rPr/>
      </w:pPr>
      <w:r w:rsidDel="00000000" w:rsidR="00000000" w:rsidRPr="00000000">
        <w:rPr>
          <w:rtl w:val="0"/>
        </w:rPr>
        <w:t xml:space="preserve">If the `consignments` object is included in order data, both `shipping_addresses` and `products` must be excluded. This is a restriction on order processing preventing ‘pick up’ and ‘delivery’ from occurring on the same order.  </w:t>
      </w:r>
    </w:p>
    <w:p w:rsidR="00000000" w:rsidDel="00000000" w:rsidP="00000000" w:rsidRDefault="00000000" w:rsidRPr="00000000" w14:paraId="00000079">
      <w:pPr>
        <w:rPr/>
      </w:pPr>
      <w:r w:rsidDel="00000000" w:rsidR="00000000" w:rsidRPr="00000000">
        <w:rPr>
          <w:rtl w:val="0"/>
        </w:rPr>
        <w:t xml:space="preserve">&lt;/Callout&gt;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Just as with products, customer order data may be mixed complexity. As a result, either a pre-migration analysis or an adaptive order workflow should be implemented to capture the full scope of your project. While the latter is more effective, the former can help establish the scope of the adaptive workflow ahead of time and decrease complexity overall.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flowchart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B{Has&lt;br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/&gt;`customer_id`}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Billing&lt;br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/&gt;Address]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E{Has&lt;br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/&gt;Consignments}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F[Add&lt;br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/&gt;Products]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G[Add&lt;br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/&gt;Consignments]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H[Complete]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I[Shipping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I1{Has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I2[End]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I3[Add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I1</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B">
      <w:pPr>
        <w:pStyle w:val="Heading2"/>
        <w:rPr/>
      </w:pPr>
      <w:bookmarkStart w:colFirst="0" w:colLast="0" w:name="_bhwprkpsbddk" w:id="10"/>
      <w:bookmarkEnd w:id="10"/>
      <w:r w:rsidDel="00000000" w:rsidR="00000000" w:rsidRPr="00000000">
        <w:rPr>
          <w:rtl w:val="0"/>
        </w:rPr>
        <w:t xml:space="preserve">Order-level</w:t>
      </w:r>
    </w:p>
    <w:p w:rsidR="00000000" w:rsidDel="00000000" w:rsidP="00000000" w:rsidRDefault="00000000" w:rsidRPr="00000000" w14:paraId="0000008C">
      <w:pPr>
        <w:rPr/>
      </w:pPr>
      <w:r w:rsidDel="00000000" w:rsidR="00000000" w:rsidRPr="00000000">
        <w:rPr>
          <w:rtl w:val="0"/>
        </w:rPr>
        <w:t xml:space="preserve">Once customer-specific and product-specific considerations are handled, some order-level issues may arise that increase complexity. For example, orders may have discounts applied that are no longer valid or haven’t been configured within BigCommerce. Alternatively, a specific order might have an order status that is no longer valid for any number of reasons.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There are too many possible causes for order-level complexity to lay them out, but the following table gives several examples of fields that exist, the context they apply, and a use-case example for each.</w:t>
      </w:r>
    </w:p>
    <w:p w:rsidR="00000000" w:rsidDel="00000000" w:rsidP="00000000" w:rsidRDefault="00000000" w:rsidRPr="00000000" w14:paraId="0000008F">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90">
            <w:pPr>
              <w:rPr>
                <w:b w:val="1"/>
                <w:bCs w:val="1"/>
              </w:rPr>
            </w:pPr>
            <w:r w:rsidDel="00000000" w:rsidR="00000000" w:rsidRPr="00000000">
              <w:rPr>
                <w:b w:val="1"/>
                <w:bCs w:val="1"/>
                <w:rtl w:val="0"/>
              </w:rPr>
              <w:t xml:space="preserve">Factor</w:t>
            </w:r>
          </w:p>
        </w:tc>
        <w:tc>
          <w:tcPr/>
          <w:p w:rsidR="00000000" w:rsidDel="00000000" w:rsidP="00000000" w:rsidRDefault="00000000" w:rsidRPr="00000000" w14:paraId="00000091">
            <w:pPr>
              <w:rPr>
                <w:b w:val="1"/>
                <w:bCs w:val="1"/>
              </w:rPr>
            </w:pPr>
            <w:r w:rsidDel="00000000" w:rsidR="00000000" w:rsidRPr="00000000">
              <w:rPr>
                <w:b w:val="1"/>
                <w:bCs w:val="1"/>
                <w:rtl w:val="0"/>
              </w:rPr>
              <w:t xml:space="preserve">Data</w:t>
            </w:r>
          </w:p>
        </w:tc>
        <w:tc>
          <w:tcPr/>
          <w:p w:rsidR="00000000" w:rsidDel="00000000" w:rsidP="00000000" w:rsidRDefault="00000000" w:rsidRPr="00000000" w14:paraId="00000092">
            <w:pPr>
              <w:rPr>
                <w:b w:val="1"/>
                <w:bCs w:val="1"/>
              </w:rPr>
            </w:pPr>
            <w:r w:rsidDel="00000000" w:rsidR="00000000" w:rsidRPr="00000000">
              <w:rPr>
                <w:b w:val="1"/>
                <w:bCs w:val="1"/>
                <w:rtl w:val="0"/>
              </w:rPr>
              <w:t xml:space="preserve">Use Case Example</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Order-level Fees</w:t>
            </w:r>
          </w:p>
        </w:tc>
        <w:tc>
          <w:tcPr/>
          <w:p w:rsidR="00000000" w:rsidDel="00000000" w:rsidP="00000000" w:rsidRDefault="00000000" w:rsidRPr="00000000" w14:paraId="00000094">
            <w:pPr>
              <w:rPr/>
            </w:pPr>
            <w:r w:rsidDel="00000000" w:rsidR="00000000" w:rsidRPr="00000000">
              <w:rPr>
                <w:rFonts w:ascii="Roboto Mono" w:cs="Roboto Mono" w:eastAsia="Roboto Mono" w:hAnsi="Roboto Mono"/>
                <w:color w:val="188038"/>
                <w:rtl w:val="0"/>
              </w:rPr>
              <w:t xml:space="preserve">fees</w:t>
            </w:r>
            <w:r w:rsidDel="00000000" w:rsidR="00000000" w:rsidRPr="00000000">
              <w:rPr>
                <w:rtl w:val="0"/>
              </w:rPr>
              <w:t xml:space="preserve"> array</w:t>
            </w:r>
          </w:p>
        </w:tc>
        <w:tc>
          <w:tcPr/>
          <w:p w:rsidR="00000000" w:rsidDel="00000000" w:rsidP="00000000" w:rsidRDefault="00000000" w:rsidRPr="00000000" w14:paraId="00000095">
            <w:pPr>
              <w:rPr/>
            </w:pPr>
            <w:r w:rsidDel="00000000" w:rsidR="00000000" w:rsidRPr="00000000">
              <w:rPr>
                <w:rtl w:val="0"/>
              </w:rPr>
              <w:t xml:space="preserve">Shipping to Colorado and applying the Retail Delivery Fee for record-keeping.</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Customer Comments</w:t>
            </w:r>
          </w:p>
        </w:tc>
        <w:tc>
          <w:tcPr/>
          <w:p w:rsidR="00000000" w:rsidDel="00000000" w:rsidP="00000000" w:rsidRDefault="00000000" w:rsidRPr="00000000" w14:paraId="00000097">
            <w:pPr>
              <w:rPr/>
            </w:pPr>
            <w:r w:rsidDel="00000000" w:rsidR="00000000" w:rsidRPr="00000000">
              <w:rPr>
                <w:rFonts w:ascii="Roboto Mono" w:cs="Roboto Mono" w:eastAsia="Roboto Mono" w:hAnsi="Roboto Mono"/>
                <w:color w:val="188038"/>
                <w:rtl w:val="0"/>
              </w:rPr>
              <w:t xml:space="preserve">customer_message</w:t>
            </w:r>
            <w:r w:rsidDel="00000000" w:rsidR="00000000" w:rsidRPr="00000000">
              <w:rPr>
                <w:rtl w:val="0"/>
              </w:rPr>
              <w:t xml:space="preserve"> field</w:t>
            </w:r>
          </w:p>
        </w:tc>
        <w:tc>
          <w:tcPr/>
          <w:p w:rsidR="00000000" w:rsidDel="00000000" w:rsidP="00000000" w:rsidRDefault="00000000" w:rsidRPr="00000000" w14:paraId="00000098">
            <w:pPr>
              <w:rPr/>
            </w:pPr>
            <w:r w:rsidDel="00000000" w:rsidR="00000000" w:rsidRPr="00000000">
              <w:rPr>
                <w:rtl w:val="0"/>
              </w:rPr>
              <w:t xml:space="preserve">Customers leave notes for shipping instructions or to thank your team.</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Staff Notes</w:t>
            </w:r>
          </w:p>
        </w:tc>
        <w:tc>
          <w:tcPr/>
          <w:p w:rsidR="00000000" w:rsidDel="00000000" w:rsidP="00000000" w:rsidRDefault="00000000" w:rsidRPr="00000000" w14:paraId="0000009A">
            <w:pPr>
              <w:rPr/>
            </w:pPr>
            <w:r w:rsidDel="00000000" w:rsidR="00000000" w:rsidRPr="00000000">
              <w:rPr>
                <w:rFonts w:ascii="Roboto Mono" w:cs="Roboto Mono" w:eastAsia="Roboto Mono" w:hAnsi="Roboto Mono"/>
                <w:color w:val="188038"/>
                <w:rtl w:val="0"/>
              </w:rPr>
              <w:t xml:space="preserve">staff_notes</w:t>
            </w:r>
            <w:r w:rsidDel="00000000" w:rsidR="00000000" w:rsidRPr="00000000">
              <w:rPr>
                <w:rtl w:val="0"/>
              </w:rPr>
              <w:t xml:space="preserve"> field</w:t>
            </w:r>
          </w:p>
        </w:tc>
        <w:tc>
          <w:tcPr/>
          <w:p w:rsidR="00000000" w:rsidDel="00000000" w:rsidP="00000000" w:rsidRDefault="00000000" w:rsidRPr="00000000" w14:paraId="0000009B">
            <w:pPr>
              <w:rPr/>
            </w:pPr>
            <w:r w:rsidDel="00000000" w:rsidR="00000000" w:rsidRPr="00000000">
              <w:rPr>
                <w:rtl w:val="0"/>
              </w:rPr>
              <w:t xml:space="preserve">Your team leaves comments about order management. Not visible to customers.</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Gift Wrapping</w:t>
            </w:r>
          </w:p>
        </w:tc>
        <w:tc>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*_wrapping_cost</w:t>
            </w:r>
            <w:r w:rsidDel="00000000" w:rsidR="00000000" w:rsidRPr="00000000">
              <w:rPr>
                <w:rtl w:val="0"/>
              </w:rPr>
              <w:t xml:space="preserve"> fields</w:t>
            </w:r>
          </w:p>
        </w:tc>
        <w:tc>
          <w:tcPr/>
          <w:p w:rsidR="00000000" w:rsidDel="00000000" w:rsidP="00000000" w:rsidRDefault="00000000" w:rsidRPr="00000000" w14:paraId="0000009E">
            <w:pPr>
              <w:rPr/>
            </w:pPr>
            <w:r w:rsidDel="00000000" w:rsidR="00000000" w:rsidRPr="00000000">
              <w:rPr>
                <w:rtl w:val="0"/>
              </w:rPr>
              <w:t xml:space="preserve">Customers request gift wrapping, if you provide the option.</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Incomplete Payments</w:t>
            </w:r>
          </w:p>
        </w:tc>
        <w:tc>
          <w:tcPr/>
          <w:p w:rsidR="00000000" w:rsidDel="00000000" w:rsidP="00000000" w:rsidRDefault="00000000" w:rsidRPr="00000000" w14:paraId="000000A0">
            <w:pPr>
              <w:rPr/>
            </w:pPr>
            <w:r w:rsidDel="00000000" w:rsidR="00000000" w:rsidRPr="00000000">
              <w:rPr>
                <w:rtl w:val="0"/>
              </w:rPr>
              <w:t xml:space="preserve">varies</w:t>
            </w:r>
          </w:p>
        </w:tc>
        <w:tc>
          <w:tcPr/>
          <w:p w:rsidR="00000000" w:rsidDel="00000000" w:rsidP="00000000" w:rsidRDefault="00000000" w:rsidRPr="00000000" w14:paraId="000000A1">
            <w:pPr>
              <w:rPr/>
            </w:pPr>
            <w:r w:rsidDel="00000000" w:rsidR="00000000" w:rsidRPr="00000000">
              <w:rPr>
                <w:rtl w:val="0"/>
              </w:rPr>
              <w:t xml:space="preserve">Customers using offline payment methods or customized split payment systems.</w:t>
            </w:r>
          </w:p>
        </w:tc>
      </w:tr>
    </w:tbl>
    <w:p w:rsidR="00000000" w:rsidDel="00000000" w:rsidP="00000000" w:rsidRDefault="00000000" w:rsidRPr="00000000" w14:paraId="000000A2">
      <w:pPr>
        <w:pStyle w:val="Heading2"/>
        <w:rPr/>
      </w:pPr>
      <w:bookmarkStart w:colFirst="0" w:colLast="0" w:name="_lkcub9hz4zfy" w:id="11"/>
      <w:bookmarkEnd w:id="11"/>
      <w:r w:rsidDel="00000000" w:rsidR="00000000" w:rsidRPr="00000000">
        <w:rPr>
          <w:rtl w:val="0"/>
        </w:rPr>
        <w:t xml:space="preserve">FAQs</w:t>
      </w:r>
    </w:p>
    <w:p w:rsidR="00000000" w:rsidDel="00000000" w:rsidP="00000000" w:rsidRDefault="00000000" w:rsidRPr="00000000" w14:paraId="000000A3">
      <w:pPr>
        <w:numPr>
          <w:ilvl w:val="0"/>
          <w:numId w:val="10"/>
        </w:numPr>
        <w:ind w:left="720" w:hanging="360"/>
      </w:pPr>
      <w:r w:rsidDel="00000000" w:rsidR="00000000" w:rsidRPr="00000000">
        <w:rPr>
          <w:b w:val="1"/>
          <w:bCs w:val="1"/>
          <w:rtl w:val="0"/>
        </w:rPr>
        <w:t xml:space="preserve">What should I do if my catalog contains custom products not present in BigCommerce?</w:t>
      </w:r>
      <w:r w:rsidDel="00000000" w:rsidR="00000000" w:rsidRPr="00000000">
        <w:rPr>
          <w:rtl w:val="0"/>
        </w:rPr>
        <w:br w:type="textWrapping"/>
        <w:t xml:space="preserve">Use the custom product workflow, providing name, quantity, and price fields. See </w:t>
      </w:r>
      <w:hyperlink r:id="rId18">
        <w:r w:rsidDel="00000000" w:rsidR="00000000" w:rsidRPr="00000000">
          <w:rPr>
            <w:color w:val="1155cc"/>
            <w:u w:val="single"/>
            <w:rtl w:val="0"/>
          </w:rPr>
          <w:t xml:space="preserve">Orders API - Create an Order</w:t>
        </w:r>
      </w:hyperlink>
      <w:r w:rsidDel="00000000" w:rsidR="00000000" w:rsidRPr="00000000">
        <w:rPr>
          <w:rtl w:val="0"/>
        </w:rPr>
        <w:t xml:space="preserve"> for details.</w:t>
      </w:r>
    </w:p>
    <w:p w:rsidR="00000000" w:rsidDel="00000000" w:rsidP="00000000" w:rsidRDefault="00000000" w:rsidRPr="00000000" w14:paraId="000000A4">
      <w:pPr>
        <w:numPr>
          <w:ilvl w:val="0"/>
          <w:numId w:val="10"/>
        </w:numPr>
        <w:ind w:left="720" w:hanging="360"/>
      </w:pPr>
      <w:r w:rsidDel="00000000" w:rsidR="00000000" w:rsidRPr="00000000">
        <w:rPr>
          <w:b w:val="1"/>
          <w:bCs w:val="1"/>
          <w:rtl w:val="0"/>
        </w:rPr>
        <w:t xml:space="preserve">Can I migrate guest orders?</w:t>
      </w:r>
      <w:r w:rsidDel="00000000" w:rsidR="00000000" w:rsidRPr="00000000">
        <w:rPr>
          <w:rtl w:val="0"/>
        </w:rPr>
        <w:br w:type="textWrapping"/>
        <w:t xml:space="preserve">Yes. Omit the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field for guest orders; use billing address/contact info for identification.</w:t>
      </w:r>
    </w:p>
    <w:p w:rsidR="00000000" w:rsidDel="00000000" w:rsidP="00000000" w:rsidRDefault="00000000" w:rsidRPr="00000000" w14:paraId="000000A5">
      <w:pPr>
        <w:numPr>
          <w:ilvl w:val="0"/>
          <w:numId w:val="10"/>
        </w:numPr>
        <w:ind w:left="720" w:hanging="360"/>
      </w:pPr>
      <w:r w:rsidDel="00000000" w:rsidR="00000000" w:rsidRPr="00000000">
        <w:rPr>
          <w:b w:val="1"/>
          <w:bCs w:val="1"/>
          <w:rtl w:val="0"/>
        </w:rPr>
        <w:t xml:space="preserve">How do I handle orders with multiple shipping addresses?</w:t>
      </w:r>
      <w:r w:rsidDel="00000000" w:rsidR="00000000" w:rsidRPr="00000000">
        <w:rPr>
          <w:rtl w:val="0"/>
        </w:rPr>
        <w:br w:type="textWrapping"/>
        <w:t xml:space="preserve">Include an array under </w:t>
      </w:r>
      <w:r w:rsidDel="00000000" w:rsidR="00000000" w:rsidRPr="00000000">
        <w:rPr>
          <w:rFonts w:ascii="Roboto Mono" w:cs="Roboto Mono" w:eastAsia="Roboto Mono" w:hAnsi="Roboto Mono"/>
          <w:color w:val="188038"/>
          <w:rtl w:val="0"/>
        </w:rPr>
        <w:t xml:space="preserve">shipping_addresses</w:t>
      </w:r>
      <w:r w:rsidDel="00000000" w:rsidR="00000000" w:rsidRPr="00000000">
        <w:rPr>
          <w:rtl w:val="0"/>
        </w:rPr>
        <w:t xml:space="preserve"> with each address object. Ensure each address is mapped correctly.</w:t>
      </w:r>
    </w:p>
    <w:p w:rsidR="00000000" w:rsidDel="00000000" w:rsidP="00000000" w:rsidRDefault="00000000" w:rsidRPr="00000000" w14:paraId="000000A6">
      <w:pPr>
        <w:numPr>
          <w:ilvl w:val="0"/>
          <w:numId w:val="10"/>
        </w:numPr>
        <w:ind w:left="720" w:hanging="360"/>
      </w:pPr>
      <w:r w:rsidDel="00000000" w:rsidR="00000000" w:rsidRPr="00000000">
        <w:rPr>
          <w:b w:val="1"/>
          <w:bCs w:val="1"/>
          <w:rtl w:val="0"/>
        </w:rPr>
        <w:t xml:space="preserve">What if my order includes both consignments (pickups) and deliveries?</w:t>
      </w:r>
      <w:r w:rsidDel="00000000" w:rsidR="00000000" w:rsidRPr="00000000">
        <w:rPr>
          <w:rtl w:val="0"/>
        </w:rPr>
        <w:br w:type="textWrapping"/>
        <w:t xml:space="preserve">Consignments and shipping addresses/products are mutually exclusive in a single order. Split such orders into separate records if both are needed.</w:t>
      </w:r>
    </w:p>
    <w:p w:rsidR="00000000" w:rsidDel="00000000" w:rsidP="00000000" w:rsidRDefault="00000000" w:rsidRPr="00000000" w14:paraId="000000A7">
      <w:pPr>
        <w:numPr>
          <w:ilvl w:val="0"/>
          <w:numId w:val="10"/>
        </w:numPr>
        <w:ind w:left="720" w:hanging="360"/>
      </w:pPr>
      <w:r w:rsidDel="00000000" w:rsidR="00000000" w:rsidRPr="00000000">
        <w:rPr>
          <w:b w:val="1"/>
          <w:bCs w:val="1"/>
          <w:rtl w:val="0"/>
        </w:rPr>
        <w:t xml:space="preserve">How do I map product variants and modifiers in order data?</w:t>
      </w:r>
      <w:r w:rsidDel="00000000" w:rsidR="00000000" w:rsidRPr="00000000">
        <w:rPr>
          <w:rtl w:val="0"/>
        </w:rPr>
        <w:br w:type="textWrapping"/>
        <w:t xml:space="preserve">Include the relevant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variant_id</w:t>
      </w:r>
      <w:r w:rsidDel="00000000" w:rsidR="00000000" w:rsidRPr="00000000">
        <w:rPr>
          <w:rtl w:val="0"/>
        </w:rPr>
        <w:t xml:space="preserve">, and/or </w:t>
      </w:r>
      <w:r w:rsidDel="00000000" w:rsidR="00000000" w:rsidRPr="00000000">
        <w:rPr>
          <w:rFonts w:ascii="Roboto Mono" w:cs="Roboto Mono" w:eastAsia="Roboto Mono" w:hAnsi="Roboto Mono"/>
          <w:color w:val="188038"/>
          <w:rtl w:val="0"/>
        </w:rPr>
        <w:t xml:space="preserve">product_options</w:t>
      </w:r>
      <w:r w:rsidDel="00000000" w:rsidR="00000000" w:rsidRPr="00000000">
        <w:rPr>
          <w:rtl w:val="0"/>
        </w:rPr>
        <w:t xml:space="preserve"> array per product line item.</w:t>
      </w:r>
    </w:p>
    <w:p w:rsidR="00000000" w:rsidDel="00000000" w:rsidP="00000000" w:rsidRDefault="00000000" w:rsidRPr="00000000" w14:paraId="000000A8">
      <w:pPr>
        <w:numPr>
          <w:ilvl w:val="0"/>
          <w:numId w:val="10"/>
        </w:numPr>
        <w:ind w:left="720" w:hanging="360"/>
      </w:pPr>
      <w:r w:rsidDel="00000000" w:rsidR="00000000" w:rsidRPr="00000000">
        <w:rPr>
          <w:b w:val="1"/>
          <w:bCs w:val="1"/>
          <w:rtl w:val="0"/>
        </w:rPr>
        <w:t xml:space="preserve">What fields are required for a minimal order migration?</w:t>
      </w:r>
      <w:r w:rsidDel="00000000" w:rsidR="00000000" w:rsidRPr="00000000">
        <w:rPr>
          <w:rtl w:val="0"/>
        </w:rPr>
        <w:br w:type="textWrapping"/>
        <w:t xml:space="preserve">At minimum: </w:t>
      </w:r>
      <w:r w:rsidDel="00000000" w:rsidR="00000000" w:rsidRPr="00000000">
        <w:rPr>
          <w:rFonts w:ascii="Roboto Mono" w:cs="Roboto Mono" w:eastAsia="Roboto Mono" w:hAnsi="Roboto Mono"/>
          <w:color w:val="188038"/>
          <w:rtl w:val="0"/>
        </w:rPr>
        <w:t xml:space="preserve">external_source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external_order_id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date_created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billing_address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products</w:t>
      </w:r>
      <w:r w:rsidDel="00000000" w:rsidR="00000000" w:rsidRPr="00000000">
        <w:rPr>
          <w:rtl w:val="0"/>
        </w:rPr>
        <w:t xml:space="preserve">. See </w:t>
      </w:r>
      <w:hyperlink r:id="rId19">
        <w:r w:rsidDel="00000000" w:rsidR="00000000" w:rsidRPr="00000000">
          <w:rPr>
            <w:color w:val="1155cc"/>
            <w:u w:val="single"/>
            <w:rtl w:val="0"/>
          </w:rPr>
          <w:t xml:space="preserve">Prepare Data</w:t>
        </w:r>
      </w:hyperlink>
      <w:r w:rsidDel="00000000" w:rsidR="00000000" w:rsidRPr="00000000">
        <w:rPr>
          <w:rtl w:val="0"/>
        </w:rPr>
        <w:t xml:space="preserve"> for more.</w:t>
      </w:r>
    </w:p>
    <w:p w:rsidR="00000000" w:rsidDel="00000000" w:rsidP="00000000" w:rsidRDefault="00000000" w:rsidRPr="00000000" w14:paraId="000000A9">
      <w:pPr>
        <w:numPr>
          <w:ilvl w:val="0"/>
          <w:numId w:val="10"/>
        </w:numPr>
        <w:ind w:left="720" w:hanging="360"/>
      </w:pPr>
      <w:r w:rsidDel="00000000" w:rsidR="00000000" w:rsidRPr="00000000">
        <w:rPr>
          <w:b w:val="1"/>
          <w:bCs w:val="1"/>
          <w:rtl w:val="0"/>
        </w:rPr>
        <w:t xml:space="preserve">How do I ensure order data is not duplicated?</w:t>
      </w:r>
      <w:r w:rsidDel="00000000" w:rsidR="00000000" w:rsidRPr="00000000">
        <w:rPr>
          <w:rtl w:val="0"/>
        </w:rPr>
        <w:br w:type="textWrapping"/>
        <w:t xml:space="preserve">Use unique identifiers and check for existing orders before creation. Log all migrated order IDs for auditing.</w:t>
      </w:r>
    </w:p>
    <w:p w:rsidR="00000000" w:rsidDel="00000000" w:rsidP="00000000" w:rsidRDefault="00000000" w:rsidRPr="00000000" w14:paraId="000000AA">
      <w:pPr>
        <w:pStyle w:val="Heading2"/>
        <w:rPr/>
      </w:pPr>
      <w:bookmarkStart w:colFirst="0" w:colLast="0" w:name="_r4oyukqons6m" w:id="12"/>
      <w:bookmarkEnd w:id="12"/>
      <w:r w:rsidDel="00000000" w:rsidR="00000000" w:rsidRPr="00000000">
        <w:rPr>
          <w:rtl w:val="0"/>
        </w:rPr>
        <w:t xml:space="preserve">Resources</w:t>
      </w:r>
    </w:p>
    <w:p w:rsidR="00000000" w:rsidDel="00000000" w:rsidP="00000000" w:rsidRDefault="00000000" w:rsidRPr="00000000" w14:paraId="000000AB">
      <w:pPr>
        <w:numPr>
          <w:ilvl w:val="0"/>
          <w:numId w:val="7"/>
        </w:numPr>
        <w:ind w:left="720" w:hanging="360"/>
      </w:pPr>
      <w:hyperlink r:id="rId20">
        <w:r w:rsidDel="00000000" w:rsidR="00000000" w:rsidRPr="00000000">
          <w:rPr>
            <w:color w:val="1155cc"/>
            <w:u w:val="single"/>
            <w:rtl w:val="0"/>
          </w:rPr>
          <w:t xml:space="preserve">Orders API - Create an Order</w:t>
        </w:r>
      </w:hyperlink>
      <w:r w:rsidDel="00000000" w:rsidR="00000000" w:rsidRPr="00000000">
        <w:rPr>
          <w:rtl w:val="0"/>
        </w:rPr>
      </w:r>
    </w:p>
    <w:p w:rsidR="00000000" w:rsidDel="00000000" w:rsidP="00000000" w:rsidRDefault="00000000" w:rsidRPr="00000000" w14:paraId="000000AC">
      <w:pPr>
        <w:numPr>
          <w:ilvl w:val="0"/>
          <w:numId w:val="7"/>
        </w:numPr>
        <w:ind w:left="720" w:hanging="360"/>
      </w:pPr>
      <w:hyperlink r:id="rId21">
        <w:r w:rsidDel="00000000" w:rsidR="00000000" w:rsidRPr="00000000">
          <w:rPr>
            <w:color w:val="1155cc"/>
            <w:u w:val="single"/>
            <w:rtl w:val="0"/>
          </w:rPr>
          <w:t xml:space="preserve">Catalog API</w:t>
        </w:r>
      </w:hyperlink>
      <w:r w:rsidDel="00000000" w:rsidR="00000000" w:rsidRPr="00000000">
        <w:rPr>
          <w:rtl w:val="0"/>
        </w:rPr>
      </w:r>
    </w:p>
    <w:p w:rsidR="00000000" w:rsidDel="00000000" w:rsidP="00000000" w:rsidRDefault="00000000" w:rsidRPr="00000000" w14:paraId="000000AD">
      <w:pPr>
        <w:numPr>
          <w:ilvl w:val="0"/>
          <w:numId w:val="7"/>
        </w:numPr>
        <w:ind w:left="720" w:hanging="360"/>
      </w:pPr>
      <w:hyperlink r:id="rId22">
        <w:r w:rsidDel="00000000" w:rsidR="00000000" w:rsidRPr="00000000">
          <w:rPr>
            <w:color w:val="1155cc"/>
            <w:u w:val="single"/>
            <w:rtl w:val="0"/>
          </w:rPr>
          <w:t xml:space="preserve">Order Management (Help Center)</w:t>
        </w:r>
      </w:hyperlink>
      <w:r w:rsidDel="00000000" w:rsidR="00000000" w:rsidRPr="00000000">
        <w:rPr>
          <w:rtl w:val="0"/>
        </w:rPr>
      </w:r>
    </w:p>
    <w:p w:rsidR="00000000" w:rsidDel="00000000" w:rsidP="00000000" w:rsidRDefault="00000000" w:rsidRPr="00000000" w14:paraId="000000AE">
      <w:pPr>
        <w:numPr>
          <w:ilvl w:val="0"/>
          <w:numId w:val="7"/>
        </w:numPr>
        <w:ind w:left="720" w:hanging="360"/>
      </w:pPr>
      <w:hyperlink r:id="rId23">
        <w:r w:rsidDel="00000000" w:rsidR="00000000" w:rsidRPr="00000000">
          <w:rPr>
            <w:color w:val="1155cc"/>
            <w:u w:val="single"/>
            <w:rtl w:val="0"/>
          </w:rPr>
          <w:t xml:space="preserve">Payments API</w:t>
        </w:r>
      </w:hyperlink>
      <w:r w:rsidDel="00000000" w:rsidR="00000000" w:rsidRPr="00000000">
        <w:rPr>
          <w:rtl w:val="0"/>
        </w:rPr>
      </w:r>
    </w:p>
    <w:p w:rsidR="00000000" w:rsidDel="00000000" w:rsidP="00000000" w:rsidRDefault="00000000" w:rsidRPr="00000000" w14:paraId="000000AF">
      <w:pPr>
        <w:numPr>
          <w:ilvl w:val="0"/>
          <w:numId w:val="7"/>
        </w:numPr>
        <w:ind w:left="720" w:hanging="360"/>
      </w:pPr>
      <w:hyperlink r:id="rId24">
        <w:r w:rsidDel="00000000" w:rsidR="00000000" w:rsidRPr="00000000">
          <w:rPr>
            <w:color w:val="1155cc"/>
            <w:u w:val="single"/>
            <w:rtl w:val="0"/>
          </w:rPr>
          <w:t xml:space="preserve">API Best Practices</w:t>
        </w:r>
      </w:hyperlink>
      <w:r w:rsidDel="00000000" w:rsidR="00000000" w:rsidRPr="00000000">
        <w:rPr>
          <w:rtl w:val="0"/>
        </w:rPr>
      </w:r>
    </w:p>
    <w:p w:rsidR="00000000" w:rsidDel="00000000" w:rsidP="00000000" w:rsidRDefault="00000000" w:rsidRPr="00000000" w14:paraId="000000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y7lnmnp0mvx"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Prepare Data</w:t>
      </w:r>
      <w:r w:rsidDel="00000000" w:rsidR="00000000" w:rsidRPr="00000000">
        <w:rPr>
          <w:rtl w:val="0"/>
        </w:rPr>
      </w:r>
    </w:p>
    <w:p w:rsidR="00000000" w:rsidDel="00000000" w:rsidP="00000000" w:rsidRDefault="00000000" w:rsidRPr="00000000" w14:paraId="000000B2">
      <w:pPr>
        <w:pStyle w:val="Heading1"/>
        <w:rPr/>
      </w:pPr>
      <w:bookmarkStart w:colFirst="0" w:colLast="0" w:name="_m0qv5752gkh0" w:id="14"/>
      <w:bookmarkEnd w:id="14"/>
      <w:r w:rsidDel="00000000" w:rsidR="00000000" w:rsidRPr="00000000">
        <w:rPr>
          <w:rtl w:val="0"/>
        </w:rPr>
        <w:t xml:space="preserve">Prepare Data</w:t>
      </w:r>
    </w:p>
    <w:p w:rsidR="00000000" w:rsidDel="00000000" w:rsidP="00000000" w:rsidRDefault="00000000" w:rsidRPr="00000000" w14:paraId="000000B3">
      <w:pPr>
        <w:rPr/>
      </w:pPr>
      <w:r w:rsidDel="00000000" w:rsidR="00000000" w:rsidRPr="00000000">
        <w:rPr>
          <w:rtl w:val="0"/>
        </w:rPr>
        <w:t xml:space="preserve">Prior to attempting a migration the following are essential steps to ensure data are ready. Skipping these steps may result in missing or incomplete order information post-migration.</w:t>
      </w:r>
    </w:p>
    <w:p w:rsidR="00000000" w:rsidDel="00000000" w:rsidP="00000000" w:rsidRDefault="00000000" w:rsidRPr="00000000" w14:paraId="000000B4">
      <w:pPr>
        <w:pStyle w:val="Heading2"/>
        <w:rPr/>
      </w:pPr>
      <w:bookmarkStart w:colFirst="0" w:colLast="0" w:name="_gn9akomzbe4x" w:id="15"/>
      <w:bookmarkEnd w:id="15"/>
      <w:r w:rsidDel="00000000" w:rsidR="00000000" w:rsidRPr="00000000">
        <w:rPr>
          <w:rtl w:val="0"/>
        </w:rPr>
        <w:t xml:space="preserve">Minimal order example</w:t>
      </w:r>
    </w:p>
    <w:p w:rsidR="00000000" w:rsidDel="00000000" w:rsidP="00000000" w:rsidRDefault="00000000" w:rsidRPr="00000000" w14:paraId="000000B5">
      <w:pPr>
        <w:rPr/>
      </w:pPr>
      <w:r w:rsidDel="00000000" w:rsidR="00000000" w:rsidRPr="00000000">
        <w:rPr>
          <w:rtl w:val="0"/>
        </w:rPr>
        <w:t xml:space="preserve">The following example is intended to show the absolute minimum amount of information you can provide when creating orders in order to migrate your data smoothly, efficiently, and without undue data collisions.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"external_source"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"M-MIG"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"external_order_id"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"AB123456"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"date_created"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"Tue, 20 Nov 2012 00:00:00 +0000"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"customer_message"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"Thank you"</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"staff_notes"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"Ship sunday"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"total_ex_tax"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"23.74"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"total_inc_tax"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"25.61"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"billing_address"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billing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objects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The other fields that should be included depend on the complexity of your migration and should be added as necessary depending on your needs.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 the remaining sections, all order data mapping is covered in detail to allow a full and complete picture of the process. Your needs will vary depending on the complexity of your migration, customer data, and catalog.</w:t>
      </w:r>
    </w:p>
    <w:p w:rsidR="00000000" w:rsidDel="00000000" w:rsidP="00000000" w:rsidRDefault="00000000" w:rsidRPr="00000000" w14:paraId="000000CB">
      <w:pPr>
        <w:pStyle w:val="Heading2"/>
        <w:rPr/>
      </w:pPr>
      <w:bookmarkStart w:colFirst="0" w:colLast="0" w:name="_t5o0edocct0" w:id="16"/>
      <w:bookmarkEnd w:id="16"/>
      <w:r w:rsidDel="00000000" w:rsidR="00000000" w:rsidRPr="00000000">
        <w:rPr>
          <w:rtl w:val="0"/>
        </w:rPr>
        <w:t xml:space="preserve">Product data links</w:t>
      </w:r>
    </w:p>
    <w:p w:rsidR="00000000" w:rsidDel="00000000" w:rsidP="00000000" w:rsidRDefault="00000000" w:rsidRPr="00000000" w14:paraId="000000CC">
      <w:pPr>
        <w:rPr/>
      </w:pPr>
      <w:r w:rsidDel="00000000" w:rsidR="00000000" w:rsidRPr="00000000">
        <w:rPr>
          <w:rtl w:val="0"/>
        </w:rPr>
        <w:t xml:space="preserve">It’s assumed that you have already transferred your products following the instructions in </w:t>
      </w:r>
      <w:hyperlink r:id="rId25">
        <w:r w:rsidDel="00000000" w:rsidR="00000000" w:rsidRPr="00000000">
          <w:rPr>
            <w:color w:val="1155cc"/>
            <w:u w:val="single"/>
            <w:rtl w:val="0"/>
          </w:rPr>
          <w:t xml:space="preserve">Product Migration</w:t>
        </w:r>
      </w:hyperlink>
      <w:r w:rsidDel="00000000" w:rsidR="00000000" w:rsidRPr="00000000">
        <w:rPr>
          <w:rtl w:val="0"/>
        </w:rPr>
        <w:t xml:space="preserve">. During that process, you should have ensured that your products have the BigCommerce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attached so that order information is able to attach the correct products within BigCommerce. For products that have variations or modifications that might change the inventory tracking or other relevant data access, the appropriate </w:t>
      </w:r>
      <w:r w:rsidDel="00000000" w:rsidR="00000000" w:rsidRPr="00000000">
        <w:rPr>
          <w:rFonts w:ascii="Roboto Mono" w:cs="Roboto Mono" w:eastAsia="Roboto Mono" w:hAnsi="Roboto Mono"/>
          <w:color w:val="188038"/>
          <w:rtl w:val="0"/>
        </w:rPr>
        <w:t xml:space="preserve">variant_id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modifier_id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sku</w:t>
      </w:r>
      <w:r w:rsidDel="00000000" w:rsidR="00000000" w:rsidRPr="00000000">
        <w:rPr>
          <w:rtl w:val="0"/>
        </w:rPr>
        <w:t xml:space="preserve"> information should be attached to relevant product data within your orders.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As covered in the </w:t>
      </w:r>
      <w:hyperlink r:id="rId26">
        <w:r w:rsidDel="00000000" w:rsidR="00000000" w:rsidRPr="00000000">
          <w:rPr>
            <w:color w:val="1155cc"/>
            <w:u w:val="single"/>
            <w:rtl w:val="0"/>
          </w:rPr>
          <w:t xml:space="preserve">fields outline</w:t>
        </w:r>
      </w:hyperlink>
      <w:r w:rsidDel="00000000" w:rsidR="00000000" w:rsidRPr="00000000">
        <w:rPr>
          <w:rtl w:val="0"/>
        </w:rPr>
        <w:t xml:space="preserve"> from the product migration page, these fields may be labelled differently depending on the specific API endpoint used to access them during product migration. As such, it’s essential that you label the fields clearly in your data source with respect to the data they belong to.</w:t>
      </w:r>
    </w:p>
    <w:p w:rsidR="00000000" w:rsidDel="00000000" w:rsidP="00000000" w:rsidRDefault="00000000" w:rsidRPr="00000000" w14:paraId="000000C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D0">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0D1">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D2">
            <w:pPr>
              <w:rPr>
                <w:b w:val="1"/>
                <w:bCs w:val="1"/>
              </w:rPr>
            </w:pPr>
            <w:r w:rsidDel="00000000" w:rsidR="00000000" w:rsidRPr="00000000">
              <w:rPr>
                <w:b w:val="1"/>
                <w:bCs w:val="1"/>
                <w:rtl w:val="0"/>
              </w:rPr>
              <w:t xml:space="preserve">General Label</w:t>
            </w:r>
          </w:p>
        </w:tc>
        <w:tc>
          <w:tcPr/>
          <w:p w:rsidR="00000000" w:rsidDel="00000000" w:rsidP="00000000" w:rsidRDefault="00000000" w:rsidRPr="00000000" w14:paraId="000000D3">
            <w:pPr>
              <w:rPr>
                <w:b w:val="1"/>
                <w:bCs w:val="1"/>
              </w:rPr>
            </w:pPr>
            <w:r w:rsidDel="00000000" w:rsidR="00000000" w:rsidRPr="00000000">
              <w:rPr>
                <w:b w:val="1"/>
                <w:bCs w:val="1"/>
                <w:rtl w:val="0"/>
              </w:rPr>
              <w:t xml:space="preserve">Create an Order API Label</w:t>
            </w:r>
          </w:p>
        </w:tc>
        <w:tc>
          <w:tcPr/>
          <w:p w:rsidR="00000000" w:rsidDel="00000000" w:rsidP="00000000" w:rsidRDefault="00000000" w:rsidRPr="00000000" w14:paraId="000000D4">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Product ID</w:t>
            </w:r>
          </w:p>
        </w:tc>
        <w:tc>
          <w:tcPr/>
          <w:p w:rsidR="00000000" w:rsidDel="00000000" w:rsidP="00000000" w:rsidRDefault="00000000" w:rsidRPr="00000000" w14:paraId="000000D6">
            <w:pPr>
              <w:rPr/>
            </w:pPr>
            <w:r w:rsidDel="00000000" w:rsidR="00000000" w:rsidRPr="00000000">
              <w:rPr>
                <w:rtl w:val="0"/>
              </w:rPr>
              <w:t xml:space="preserve">Server enforced numeric ID assigned to the parent product on creation.</w:t>
            </w:r>
          </w:p>
        </w:tc>
        <w:tc>
          <w:tcPr/>
          <w:p w:rsidR="00000000" w:rsidDel="00000000" w:rsidP="00000000" w:rsidRDefault="00000000" w:rsidRPr="00000000" w14:paraId="000000D7">
            <w:pPr>
              <w:rPr/>
            </w:pP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Read-only field.</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Variant ID</w:t>
            </w:r>
          </w:p>
        </w:tc>
        <w:tc>
          <w:tcPr/>
          <w:p w:rsidR="00000000" w:rsidDel="00000000" w:rsidP="00000000" w:rsidRDefault="00000000" w:rsidRPr="00000000" w14:paraId="000000DB">
            <w:pPr>
              <w:rPr/>
            </w:pPr>
            <w:r w:rsidDel="00000000" w:rsidR="00000000" w:rsidRPr="00000000">
              <w:rPr>
                <w:rtl w:val="0"/>
              </w:rPr>
              <w:t xml:space="preserve">Server enforced numeric ID assigned to the variant on creation.</w:t>
            </w:r>
          </w:p>
        </w:tc>
        <w:tc>
          <w:tcPr/>
          <w:p w:rsidR="00000000" w:rsidDel="00000000" w:rsidP="00000000" w:rsidRDefault="00000000" w:rsidRPr="00000000" w14:paraId="000000DC">
            <w:pPr>
              <w:rPr/>
            </w:pPr>
            <w:r w:rsidDel="00000000" w:rsidR="00000000" w:rsidRPr="00000000">
              <w:rPr>
                <w:rFonts w:ascii="Roboto Mono" w:cs="Roboto Mono" w:eastAsia="Roboto Mono" w:hAnsi="Roboto Mono"/>
                <w:color w:val="188038"/>
                <w:rtl w:val="0"/>
              </w:rPr>
              <w:t xml:space="preserve">variant_id</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Roboto Mono" w:cs="Roboto Mono" w:eastAsia="Roboto Mono" w:hAnsi="Roboto Mono"/>
                <w:color w:val="188038"/>
                <w:rtl w:val="0"/>
              </w:rPr>
              <w:t xml:space="preserve">Product_options[idx].id</w:t>
            </w:r>
            <w:r w:rsidDel="00000000" w:rsidR="00000000" w:rsidRPr="00000000">
              <w:rPr>
                <w:rtl w:val="0"/>
              </w:rPr>
              <w:t xml:space="preserve"> or none</w:t>
            </w:r>
          </w:p>
        </w:tc>
        <w:tc>
          <w:tcPr/>
          <w:p w:rsidR="00000000" w:rsidDel="00000000" w:rsidP="00000000" w:rsidRDefault="00000000" w:rsidRPr="00000000" w14:paraId="000000DE">
            <w:pPr>
              <w:rPr/>
            </w:pPr>
            <w:r w:rsidDel="00000000" w:rsidR="00000000" w:rsidRPr="00000000">
              <w:rPr>
                <w:rtl w:val="0"/>
              </w:rPr>
              <w:t xml:space="preserve">Read-only field.</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Variant Option ID</w:t>
            </w:r>
          </w:p>
        </w:tc>
        <w:tc>
          <w:tcPr/>
          <w:p w:rsidR="00000000" w:rsidDel="00000000" w:rsidP="00000000" w:rsidRDefault="00000000" w:rsidRPr="00000000" w14:paraId="000000E0">
            <w:pPr>
              <w:rPr/>
            </w:pPr>
            <w:r w:rsidDel="00000000" w:rsidR="00000000" w:rsidRPr="00000000">
              <w:rPr>
                <w:rtl w:val="0"/>
              </w:rPr>
              <w:t xml:space="preserve">Server enforced ID assigned to specific selections available on a variant.</w:t>
            </w:r>
          </w:p>
        </w:tc>
        <w:tc>
          <w:tcPr/>
          <w:p w:rsidR="00000000" w:rsidDel="00000000" w:rsidP="00000000" w:rsidRDefault="00000000" w:rsidRPr="00000000" w14:paraId="000000E1">
            <w:pPr>
              <w:rPr/>
            </w:pPr>
            <w:r w:rsidDel="00000000" w:rsidR="00000000" w:rsidRPr="00000000">
              <w:rPr>
                <w:rFonts w:ascii="Roboto Mono" w:cs="Roboto Mono" w:eastAsia="Roboto Mono" w:hAnsi="Roboto Mono"/>
                <w:color w:val="188038"/>
                <w:rtl w:val="0"/>
              </w:rPr>
              <w:t xml:space="preserve">variant_option_id</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Fonts w:ascii="Roboto Mono" w:cs="Roboto Mono" w:eastAsia="Roboto Mono" w:hAnsi="Roboto Mono"/>
                <w:color w:val="188038"/>
                <w:rtl w:val="0"/>
              </w:rPr>
              <w:t xml:space="preserve">Product_options[idx].value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variant_id</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Read-only field. Editing the variant or its options </w:t>
            </w:r>
            <w:r w:rsidDel="00000000" w:rsidR="00000000" w:rsidRPr="00000000">
              <w:rPr>
                <w:b w:val="1"/>
                <w:bCs w:val="1"/>
                <w:rtl w:val="0"/>
              </w:rPr>
              <w:t xml:space="preserve">may</w:t>
            </w:r>
            <w:r w:rsidDel="00000000" w:rsidR="00000000" w:rsidRPr="00000000">
              <w:rPr>
                <w:rtl w:val="0"/>
              </w:rPr>
              <w:t xml:space="preserve"> change the ID values. This usually occurs because editing will sometimes require deleting existing options. The </w:t>
            </w:r>
            <w:r w:rsidDel="00000000" w:rsidR="00000000" w:rsidRPr="00000000">
              <w:rPr>
                <w:rFonts w:ascii="Roboto Mono" w:cs="Roboto Mono" w:eastAsia="Roboto Mono" w:hAnsi="Roboto Mono"/>
                <w:color w:val="188038"/>
                <w:rtl w:val="0"/>
              </w:rPr>
              <w:t xml:space="preserve">product_options</w:t>
            </w:r>
            <w:r w:rsidDel="00000000" w:rsidR="00000000" w:rsidRPr="00000000">
              <w:rPr>
                <w:rtl w:val="0"/>
              </w:rPr>
              <w:t xml:space="preserve"> element may be skipped in this use-case if </w:t>
            </w:r>
            <w:r w:rsidDel="00000000" w:rsidR="00000000" w:rsidRPr="00000000">
              <w:rPr>
                <w:rFonts w:ascii="Roboto Mono" w:cs="Roboto Mono" w:eastAsia="Roboto Mono" w:hAnsi="Roboto Mono"/>
                <w:color w:val="188038"/>
                <w:rtl w:val="0"/>
              </w:rPr>
              <w:t xml:space="preserve">variant_id</w:t>
            </w:r>
            <w:r w:rsidDel="00000000" w:rsidR="00000000" w:rsidRPr="00000000">
              <w:rPr>
                <w:rtl w:val="0"/>
              </w:rPr>
              <w:t xml:space="preserve"> is provided.</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Modifier ID</w:t>
            </w:r>
          </w:p>
        </w:tc>
        <w:tc>
          <w:tcPr/>
          <w:p w:rsidR="00000000" w:rsidDel="00000000" w:rsidP="00000000" w:rsidRDefault="00000000" w:rsidRPr="00000000" w14:paraId="000000E5">
            <w:pPr>
              <w:rPr/>
            </w:pPr>
            <w:r w:rsidDel="00000000" w:rsidR="00000000" w:rsidRPr="00000000">
              <w:rPr>
                <w:rtl w:val="0"/>
              </w:rPr>
              <w:t xml:space="preserve">Server enforced numeric ID assigned to the modifier on creation.</w:t>
            </w:r>
          </w:p>
        </w:tc>
        <w:tc>
          <w:tcPr/>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modifier_id</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Fonts w:ascii="Roboto Mono" w:cs="Roboto Mono" w:eastAsia="Roboto Mono" w:hAnsi="Roboto Mono"/>
                <w:color w:val="188038"/>
                <w:rtl w:val="0"/>
              </w:rPr>
              <w:t xml:space="preserve">Product_options[idx].id</w:t>
            </w:r>
            <w:r w:rsidDel="00000000" w:rsidR="00000000" w:rsidRPr="00000000">
              <w:rPr>
                <w:rtl w:val="0"/>
              </w:rPr>
              <w:t xml:space="preserve"> or none</w:t>
            </w:r>
          </w:p>
        </w:tc>
        <w:tc>
          <w:tcPr/>
          <w:p w:rsidR="00000000" w:rsidDel="00000000" w:rsidP="00000000" w:rsidRDefault="00000000" w:rsidRPr="00000000" w14:paraId="000000E8">
            <w:pPr>
              <w:rPr/>
            </w:pPr>
            <w:r w:rsidDel="00000000" w:rsidR="00000000" w:rsidRPr="00000000">
              <w:rPr>
                <w:rtl w:val="0"/>
              </w:rPr>
              <w:t xml:space="preserve">Read-only field.</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Modifier Option ID</w:t>
            </w:r>
          </w:p>
        </w:tc>
        <w:tc>
          <w:tcPr/>
          <w:p w:rsidR="00000000" w:rsidDel="00000000" w:rsidP="00000000" w:rsidRDefault="00000000" w:rsidRPr="00000000" w14:paraId="000000EA">
            <w:pPr>
              <w:rPr/>
            </w:pPr>
            <w:r w:rsidDel="00000000" w:rsidR="00000000" w:rsidRPr="00000000">
              <w:rPr>
                <w:rtl w:val="0"/>
              </w:rPr>
              <w:t xml:space="preserve">Server enforced ID assigned to specific selections available on a modifier.</w:t>
            </w:r>
          </w:p>
        </w:tc>
        <w:tc>
          <w:tcPr/>
          <w:p w:rsidR="00000000" w:rsidDel="00000000" w:rsidP="00000000" w:rsidRDefault="00000000" w:rsidRPr="00000000" w14:paraId="000000EB">
            <w:pPr>
              <w:rPr/>
            </w:pPr>
            <w:r w:rsidDel="00000000" w:rsidR="00000000" w:rsidRPr="00000000">
              <w:rPr>
                <w:rFonts w:ascii="Roboto Mono" w:cs="Roboto Mono" w:eastAsia="Roboto Mono" w:hAnsi="Roboto Mono"/>
                <w:color w:val="188038"/>
                <w:rtl w:val="0"/>
              </w:rPr>
              <w:t xml:space="preserve">modifier_option_id</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Roboto Mono" w:cs="Roboto Mono" w:eastAsia="Roboto Mono" w:hAnsi="Roboto Mono"/>
                <w:color w:val="188038"/>
                <w:rtl w:val="0"/>
              </w:rPr>
              <w:t xml:space="preserve">product_options[idx].value</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t xml:space="preserve">Read-only field. Editing the modifier or its options </w:t>
            </w:r>
            <w:r w:rsidDel="00000000" w:rsidR="00000000" w:rsidRPr="00000000">
              <w:rPr>
                <w:b w:val="1"/>
                <w:bCs w:val="1"/>
                <w:rtl w:val="0"/>
              </w:rPr>
              <w:t xml:space="preserve">may</w:t>
            </w:r>
            <w:r w:rsidDel="00000000" w:rsidR="00000000" w:rsidRPr="00000000">
              <w:rPr>
                <w:rtl w:val="0"/>
              </w:rPr>
              <w:t xml:space="preserve"> change the ID values. This usually occurs because editing will sometimes require deleting existing options. For modifiers without explicit selections, this is the value provided by the customer.</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Product SKU</w:t>
            </w:r>
          </w:p>
        </w:tc>
        <w:tc>
          <w:tcPr/>
          <w:p w:rsidR="00000000" w:rsidDel="00000000" w:rsidP="00000000" w:rsidRDefault="00000000" w:rsidRPr="00000000" w14:paraId="000000EF">
            <w:pPr>
              <w:rPr/>
            </w:pPr>
            <w:r w:rsidDel="00000000" w:rsidR="00000000" w:rsidRPr="00000000">
              <w:rPr>
                <w:rtl w:val="0"/>
              </w:rPr>
              <w:t xml:space="preserve">SKU assigned to the parent product, usually used as a “family SKU” as in the case where size or color only change the last few digits.</w:t>
            </w:r>
          </w:p>
        </w:tc>
        <w:tc>
          <w:tcPr/>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product_sku</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t xml:space="preserve">N/A</w:t>
            </w:r>
          </w:p>
        </w:tc>
        <w:tc>
          <w:tcPr/>
          <w:p w:rsidR="00000000" w:rsidDel="00000000" w:rsidP="00000000" w:rsidRDefault="00000000" w:rsidRPr="00000000" w14:paraId="000000F2">
            <w:pPr>
              <w:rPr/>
            </w:pPr>
            <w:r w:rsidDel="00000000" w:rsidR="00000000" w:rsidRPr="00000000">
              <w:rPr>
                <w:rtl w:val="0"/>
              </w:rPr>
              <w:t xml:space="preserve">Nullable field. If this is left blank, the primary loss is that the parent product is not filterable on SKU.</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Variant SKU</w:t>
            </w:r>
          </w:p>
        </w:tc>
        <w:tc>
          <w:tcPr/>
          <w:p w:rsidR="00000000" w:rsidDel="00000000" w:rsidP="00000000" w:rsidRDefault="00000000" w:rsidRPr="00000000" w14:paraId="000000F4">
            <w:pPr>
              <w:rPr/>
            </w:pPr>
            <w:r w:rsidDel="00000000" w:rsidR="00000000" w:rsidRPr="00000000">
              <w:rPr>
                <w:rtl w:val="0"/>
              </w:rPr>
              <w:t xml:space="preserve">SKU assigned to specific variants of the product. May be wholly different than the </w:t>
            </w:r>
            <w:r w:rsidDel="00000000" w:rsidR="00000000" w:rsidRPr="00000000">
              <w:rPr>
                <w:rFonts w:ascii="Roboto Mono" w:cs="Roboto Mono" w:eastAsia="Roboto Mono" w:hAnsi="Roboto Mono"/>
                <w:color w:val="188038"/>
                <w:rtl w:val="0"/>
              </w:rPr>
              <w:t xml:space="preserve">product_sku</w:t>
            </w:r>
            <w:r w:rsidDel="00000000" w:rsidR="00000000" w:rsidRPr="00000000">
              <w:rPr>
                <w:rtl w:val="0"/>
              </w:rPr>
              <w:t xml:space="preserve"> value.</w:t>
            </w:r>
          </w:p>
        </w:tc>
        <w:tc>
          <w:tcPr/>
          <w:p w:rsidR="00000000" w:rsidDel="00000000" w:rsidP="00000000" w:rsidRDefault="00000000" w:rsidRPr="00000000" w14:paraId="000000F5">
            <w:pPr>
              <w:rPr/>
            </w:pPr>
            <w:r w:rsidDel="00000000" w:rsidR="00000000" w:rsidRPr="00000000">
              <w:rPr>
                <w:rFonts w:ascii="Roboto Mono" w:cs="Roboto Mono" w:eastAsia="Roboto Mono" w:hAnsi="Roboto Mono"/>
                <w:color w:val="188038"/>
                <w:rtl w:val="0"/>
              </w:rPr>
              <w:t xml:space="preserve">variant_sku</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t xml:space="preserve">N/A</w:t>
            </w:r>
          </w:p>
        </w:tc>
        <w:tc>
          <w:tcPr/>
          <w:p w:rsidR="00000000" w:rsidDel="00000000" w:rsidP="00000000" w:rsidRDefault="00000000" w:rsidRPr="00000000" w14:paraId="000000F7">
            <w:pPr>
              <w:rPr/>
            </w:pPr>
            <w:r w:rsidDel="00000000" w:rsidR="00000000" w:rsidRPr="00000000">
              <w:rPr>
                <w:rtl w:val="0"/>
              </w:rPr>
              <w:t xml:space="preserve">Not nullable. These values should be set when creating or editing variants. If they are not, the server will assign them.</w:t>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Other product-level fields to map include </w:t>
      </w:r>
      <w:r w:rsidDel="00000000" w:rsidR="00000000" w:rsidRPr="00000000">
        <w:rPr>
          <w:rFonts w:ascii="Roboto Mono" w:cs="Roboto Mono" w:eastAsia="Roboto Mono" w:hAnsi="Roboto Mono"/>
          <w:color w:val="188038"/>
          <w:rtl w:val="0"/>
        </w:rPr>
        <w:t xml:space="preserve">product_name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variant_name</w:t>
      </w:r>
      <w:r w:rsidDel="00000000" w:rsidR="00000000" w:rsidRPr="00000000">
        <w:rPr>
          <w:rtl w:val="0"/>
        </w:rPr>
        <w:t xml:space="preserve">, and the various </w:t>
      </w:r>
      <w:r w:rsidDel="00000000" w:rsidR="00000000" w:rsidRPr="00000000">
        <w:rPr>
          <w:rFonts w:ascii="Roboto Mono" w:cs="Roboto Mono" w:eastAsia="Roboto Mono" w:hAnsi="Roboto Mono"/>
          <w:color w:val="188038"/>
          <w:rtl w:val="0"/>
        </w:rPr>
        <w:t xml:space="preserve">*_price</w:t>
      </w:r>
      <w:r w:rsidDel="00000000" w:rsidR="00000000" w:rsidRPr="00000000">
        <w:rPr>
          <w:rtl w:val="0"/>
        </w:rPr>
        <w:t xml:space="preserve"> fields on the product. These should have a uniform name between both source and destination data, since their names are specific enough to make clear what field they reference.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For custom products — those defined by you when creating an order or those no longer in your catalog — the only necessary fields are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price_inc_tax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price_ex_tax</w:t>
      </w:r>
      <w:r w:rsidDel="00000000" w:rsidR="00000000" w:rsidRPr="00000000">
        <w:rPr>
          <w:rtl w:val="0"/>
        </w:rPr>
        <w:t xml:space="preserve">. Other data may be included as necessary, but the data structure is different. See </w:t>
      </w:r>
      <w:hyperlink r:id="rId27">
        <w:r w:rsidDel="00000000" w:rsidR="00000000" w:rsidRPr="00000000">
          <w:rPr>
            <w:color w:val="1155cc"/>
            <w:u w:val="single"/>
            <w:rtl w:val="0"/>
          </w:rPr>
          <w:t xml:space="preserve">Create an Order</w:t>
        </w:r>
      </w:hyperlink>
      <w:r w:rsidDel="00000000" w:rsidR="00000000" w:rsidRPr="00000000">
        <w:rPr>
          <w:rtl w:val="0"/>
        </w:rPr>
        <w:t xml:space="preserve"> for more information.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&lt;Callout type="info"&gt;  </w:t>
      </w:r>
    </w:p>
    <w:p w:rsidR="00000000" w:rsidDel="00000000" w:rsidP="00000000" w:rsidRDefault="00000000" w:rsidRPr="00000000" w14:paraId="000000FE">
      <w:pPr>
        <w:rPr/>
      </w:pPr>
      <w:r w:rsidDel="00000000" w:rsidR="00000000" w:rsidRPr="00000000">
        <w:rPr>
          <w:rtl w:val="0"/>
        </w:rPr>
        <w:t xml:space="preserve">Many product fields are not required when creating an order; however, it is helpful to include all necessary fields up front, even if their data is `null` or otherwise not relevant. This prevents missing data issues later.  </w:t>
      </w:r>
    </w:p>
    <w:p w:rsidR="00000000" w:rsidDel="00000000" w:rsidP="00000000" w:rsidRDefault="00000000" w:rsidRPr="00000000" w14:paraId="000000FF">
      <w:pPr>
        <w:rPr/>
      </w:pPr>
      <w:r w:rsidDel="00000000" w:rsidR="00000000" w:rsidRPr="00000000">
        <w:rPr>
          <w:rtl w:val="0"/>
        </w:rPr>
        <w:t xml:space="preserve">&lt;/Callout&gt;  </w:t>
      </w:r>
    </w:p>
    <w:p w:rsidR="00000000" w:rsidDel="00000000" w:rsidP="00000000" w:rsidRDefault="00000000" w:rsidRPr="00000000" w14:paraId="00000100">
      <w:pPr>
        <w:rPr/>
      </w:pPr>
      <w:r w:rsidDel="00000000" w:rsidR="00000000" w:rsidRPr="00000000">
        <w:rPr>
          <w:rtl w:val="0"/>
        </w:rPr>
        <w:t xml:space="preserve">&lt;Callout type="info"&gt;  </w:t>
      </w:r>
    </w:p>
    <w:p w:rsidR="00000000" w:rsidDel="00000000" w:rsidP="00000000" w:rsidRDefault="00000000" w:rsidRPr="00000000" w14:paraId="00000101">
      <w:pPr>
        <w:rPr/>
      </w:pPr>
      <w:r w:rsidDel="00000000" w:rsidR="00000000" w:rsidRPr="00000000">
        <w:rPr>
          <w:rtl w:val="0"/>
        </w:rPr>
        <w:t xml:space="preserve">If you are using consignments to input your order data, omit the `products` array, but follow the same format otherwise for product data.  </w:t>
      </w:r>
    </w:p>
    <w:p w:rsidR="00000000" w:rsidDel="00000000" w:rsidP="00000000" w:rsidRDefault="00000000" w:rsidRPr="00000000" w14:paraId="00000102">
      <w:pPr>
        <w:rPr/>
      </w:pPr>
      <w:r w:rsidDel="00000000" w:rsidR="00000000" w:rsidRPr="00000000">
        <w:rPr>
          <w:rtl w:val="0"/>
        </w:rPr>
        <w:t xml:space="preserve">&lt;/Callout&gt;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following is an example of the product data structure for orders: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 Product 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"quantity"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"price_inc_tax"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"price_ex_tax"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Variants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118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"quantity"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"variant_id"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93</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Modifiers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184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"product_options"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"180"</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230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Variants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Modifiers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184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"variant_id"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93</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"product_options"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"180"</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230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 Text"</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6">
      <w:pPr>
        <w:pStyle w:val="Heading2"/>
        <w:rPr/>
      </w:pPr>
      <w:bookmarkStart w:colFirst="0" w:colLast="0" w:name="_lcx9ai6zemtf" w:id="17"/>
      <w:bookmarkEnd w:id="17"/>
      <w:r w:rsidDel="00000000" w:rsidR="00000000" w:rsidRPr="00000000">
        <w:rPr>
          <w:rtl w:val="0"/>
        </w:rPr>
        <w:t xml:space="preserve">Customer data links</w:t>
      </w:r>
    </w:p>
    <w:p w:rsidR="00000000" w:rsidDel="00000000" w:rsidP="00000000" w:rsidRDefault="00000000" w:rsidRPr="00000000" w14:paraId="00000137">
      <w:pPr>
        <w:rPr/>
      </w:pPr>
      <w:r w:rsidDel="00000000" w:rsidR="00000000" w:rsidRPr="00000000">
        <w:rPr>
          <w:rtl w:val="0"/>
        </w:rPr>
        <w:t xml:space="preserve">Unlike product data, customer data has much more straightforward fields to connect between your data source and BigCommerce. Specifically, customer data requires customer_id and address information. Beyond that, mapping is fairly straightforward.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Regardless of the specific structure used, the following example </w:t>
      </w:r>
      <w:r w:rsidDel="00000000" w:rsidR="00000000" w:rsidRPr="00000000">
        <w:rPr>
          <w:rFonts w:ascii="Roboto Mono" w:cs="Roboto Mono" w:eastAsia="Roboto Mono" w:hAnsi="Roboto Mono"/>
          <w:color w:val="188038"/>
          <w:rtl w:val="0"/>
        </w:rPr>
        <w:t xml:space="preserve">billing_address</w:t>
      </w:r>
      <w:r w:rsidDel="00000000" w:rsidR="00000000" w:rsidRPr="00000000">
        <w:rPr>
          <w:rtl w:val="0"/>
        </w:rPr>
        <w:t xml:space="preserve"> is the basis for all address options: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"billing_address"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"last_name"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 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"street_1"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 Main Street"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"street_2"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 B"</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"Austin"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"zip"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"country"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"United States"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"country_iso2"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"987654321"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"example@example.com"</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There are two important callouts about the example above. First, the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field is required within the billing address, as it is a mandatory field for most payment processors. It must be at least two characters and a valid postal code for the country. Second, shipping addresses optionally include a </w:t>
      </w:r>
      <w:r w:rsidDel="00000000" w:rsidR="00000000" w:rsidRPr="00000000">
        <w:rPr>
          <w:rFonts w:ascii="Roboto Mono" w:cs="Roboto Mono" w:eastAsia="Roboto Mono" w:hAnsi="Roboto Mono"/>
          <w:color w:val="188038"/>
          <w:rtl w:val="0"/>
        </w:rPr>
        <w:t xml:space="preserve">shipping_method</w:t>
      </w:r>
      <w:r w:rsidDel="00000000" w:rsidR="00000000" w:rsidRPr="00000000">
        <w:rPr>
          <w:rtl w:val="0"/>
        </w:rPr>
        <w:t xml:space="preserve"> field, which identifies the method by which the customer requested shipment. It can be any of your store’s enabled shipping methods.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When mapping customer data, there are five main cases to prepare for, as outlined in </w:t>
      </w:r>
      <w:hyperlink r:id="rId28">
        <w:r w:rsidDel="00000000" w:rsidR="00000000" w:rsidRPr="00000000">
          <w:rPr>
            <w:color w:val="1155cc"/>
            <w:u w:val="single"/>
            <w:rtl w:val="0"/>
          </w:rPr>
          <w:t xml:space="preserve">Complexity Considerations</w:t>
        </w:r>
      </w:hyperlink>
      <w:r w:rsidDel="00000000" w:rsidR="00000000" w:rsidRPr="00000000">
        <w:rPr>
          <w:rtl w:val="0"/>
        </w:rPr>
        <w:t xml:space="preserve">. Even so, they fall back on one of two main structures so far as mapping customer data.</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&lt;Callout type="info"&gt;  </w:t>
      </w:r>
    </w:p>
    <w:p w:rsidR="00000000" w:rsidDel="00000000" w:rsidP="00000000" w:rsidRDefault="00000000" w:rsidRPr="00000000" w14:paraId="00000151">
      <w:pPr>
        <w:rPr/>
      </w:pPr>
      <w:r w:rsidDel="00000000" w:rsidR="00000000" w:rsidRPr="00000000">
        <w:rPr>
          <w:rtl w:val="0"/>
        </w:rPr>
        <w:t xml:space="preserve">Certain fields may be included or excluded based on the specific complexity case a given order fits. Guest orders will exclude `customer_id`, and the customer’s contact information will be taken from the billing address. Orders with matched billing and shipping information may exclude `shipping_addresses`. Other cases may also exist.  </w:t>
      </w:r>
    </w:p>
    <w:p w:rsidR="00000000" w:rsidDel="00000000" w:rsidP="00000000" w:rsidRDefault="00000000" w:rsidRPr="00000000" w14:paraId="00000152">
      <w:pPr>
        <w:rPr/>
      </w:pPr>
      <w:r w:rsidDel="00000000" w:rsidR="00000000" w:rsidRPr="00000000">
        <w:rPr>
          <w:rtl w:val="0"/>
        </w:rPr>
        <w:t xml:space="preserve">&lt;/Callout&gt;</w:t>
      </w:r>
    </w:p>
    <w:p w:rsidR="00000000" w:rsidDel="00000000" w:rsidP="00000000" w:rsidRDefault="00000000" w:rsidRPr="00000000" w14:paraId="00000153">
      <w:pPr>
        <w:pStyle w:val="Heading3"/>
        <w:rPr/>
      </w:pPr>
      <w:bookmarkStart w:colFirst="0" w:colLast="0" w:name="_u7sb1payw7ys" w:id="18"/>
      <w:bookmarkEnd w:id="18"/>
      <w:r w:rsidDel="00000000" w:rsidR="00000000" w:rsidRPr="00000000">
        <w:rPr>
          <w:rtl w:val="0"/>
        </w:rPr>
        <w:t xml:space="preserve">Orders with </w:t>
      </w:r>
      <w:commentRangeStart w:id="5"/>
      <w:r w:rsidDel="00000000" w:rsidR="00000000" w:rsidRPr="00000000">
        <w:rPr>
          <w:rtl w:val="0"/>
        </w:rPr>
        <w:t xml:space="preserve">consignments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Orders with consignments are treated as, essentially, pickup orders. All product data is paired directly with the relevant address data. In the default use-case, this address data is meant to pair with specific locations of your business and specific ‘pickup’ methods.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An example of this structure is outlined below.</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"billing_address"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billing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"consignments"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"pickups"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"pickup_method_id"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"pickup_method_display_name"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 Up"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"collection_instructions"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"Bring your 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"collection_time_description"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"9am - 6pm"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different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"Location 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"LOCATION-1"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"address_line_1"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 Main Street"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"address_line_2"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 101"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"Austin"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"Texas"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"postal_code"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"78726"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"country_alpha2"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"location1@example.com"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"+1 111-111-1111"</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tab/>
      </w:r>
      <w:r w:rsidDel="00000000" w:rsidR="00000000" w:rsidRPr="00000000">
        <w:rPr>
          <w:rFonts w:ascii="Roboto Mono" w:cs="Roboto Mono" w:eastAsia="Roboto Mono" w:hAnsi="Roboto Mono"/>
          <w:color w:val="188038"/>
          <w:sz w:val="18"/>
          <w:szCs w:val="18"/>
          <w:rtl w:val="0"/>
        </w:rPr>
        <w:t xml:space="preserve">"line_items"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t xml:space="preserve">The fields listed in this example may or may not align with your expected structure. Verify ahead that your fields follow the appropriate structure to use this data type.</w:t>
      </w:r>
    </w:p>
    <w:p w:rsidR="00000000" w:rsidDel="00000000" w:rsidP="00000000" w:rsidRDefault="00000000" w:rsidRPr="00000000" w14:paraId="0000017C">
      <w:pPr>
        <w:pStyle w:val="Heading3"/>
        <w:rPr/>
      </w:pPr>
      <w:bookmarkStart w:colFirst="0" w:colLast="0" w:name="_fh6e38o8cs7t" w:id="19"/>
      <w:bookmarkEnd w:id="19"/>
      <w:r w:rsidDel="00000000" w:rsidR="00000000" w:rsidRPr="00000000">
        <w:rPr>
          <w:rtl w:val="0"/>
        </w:rPr>
        <w:t xml:space="preserve">Orders without consignments</w:t>
      </w:r>
    </w:p>
    <w:p w:rsidR="00000000" w:rsidDel="00000000" w:rsidP="00000000" w:rsidRDefault="00000000" w:rsidRPr="00000000" w14:paraId="0000017D">
      <w:pPr>
        <w:rPr/>
      </w:pPr>
      <w:r w:rsidDel="00000000" w:rsidR="00000000" w:rsidRPr="00000000">
        <w:rPr>
          <w:rtl w:val="0"/>
        </w:rPr>
        <w:t xml:space="preserve">Rather than using an order with consignments, order data may be split with product data in one array and shipping addresses in another, both of which are collections of objects of their specific data types. In this case, there is no direct mapping between products and the addresses to which they are shipped. As such, only older order data should be imported via this method.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An example of this structure is outlined below.</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"billing_address"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billing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"shipping_addresses"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"shipping_method"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"UPS"</w:t>
      </w: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2">
      <w:pPr>
        <w:pStyle w:val="Heading2"/>
        <w:rPr/>
      </w:pPr>
      <w:bookmarkStart w:colFirst="0" w:colLast="0" w:name="_695pm18g2wb7" w:id="20"/>
      <w:bookmarkEnd w:id="20"/>
      <w:r w:rsidDel="00000000" w:rsidR="00000000" w:rsidRPr="00000000">
        <w:rPr>
          <w:rtl w:val="0"/>
        </w:rPr>
        <w:t xml:space="preserve">All order data fields</w:t>
      </w:r>
    </w:p>
    <w:p w:rsidR="00000000" w:rsidDel="00000000" w:rsidP="00000000" w:rsidRDefault="00000000" w:rsidRPr="00000000" w14:paraId="00000193">
      <w:pPr>
        <w:rPr/>
      </w:pPr>
      <w:r w:rsidDel="00000000" w:rsidR="00000000" w:rsidRPr="00000000">
        <w:rPr>
          <w:rtl w:val="0"/>
        </w:rPr>
        <w:t xml:space="preserve">Once product- and customer-specific data have been mapped properly, there are many other fields to manage in mapping. The table below contains all order fields (including for customer and product data) by name, including their data types, descriptions, and examples where possible.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Click to view the table There are fields listed in the [Create an Order](/docs/rest-management/orders#create-an-order) {link to the endpoint} documentation not found in this table. Those fields that have been omitted are to be considered read-only and will throw server errors if they are included in the request. </w:t>
      </w:r>
    </w:p>
    <w:p w:rsidR="00000000" w:rsidDel="00000000" w:rsidP="00000000" w:rsidRDefault="00000000" w:rsidRPr="00000000" w14:paraId="00000196">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197">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198">
            <w:pPr>
              <w:rPr>
                <w:b w:val="1"/>
                <w:bCs w:val="1"/>
              </w:rPr>
            </w:pPr>
            <w:r w:rsidDel="00000000" w:rsidR="00000000" w:rsidRPr="00000000">
              <w:rPr>
                <w:b w:val="1"/>
                <w:bCs w:val="1"/>
                <w:rtl w:val="0"/>
              </w:rPr>
              <w:t xml:space="preserve">Data Type</w:t>
            </w:r>
          </w:p>
        </w:tc>
        <w:tc>
          <w:tcPr/>
          <w:p w:rsidR="00000000" w:rsidDel="00000000" w:rsidP="00000000" w:rsidRDefault="00000000" w:rsidRPr="00000000" w14:paraId="00000199">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19A">
            <w:pPr>
              <w:rPr>
                <w:b w:val="1"/>
                <w:bCs w:val="1"/>
              </w:rPr>
            </w:pPr>
            <w:r w:rsidDel="00000000" w:rsidR="00000000" w:rsidRPr="00000000">
              <w:rPr>
                <w:b w:val="1"/>
                <w:bCs w:val="1"/>
                <w:rtl w:val="0"/>
              </w:rPr>
              <w:t xml:space="preserve">Example</w:t>
            </w:r>
          </w:p>
        </w:tc>
      </w:tr>
      <w:tr>
        <w:trPr>
          <w:cantSplit w:val="0"/>
          <w:tblHeader w:val="0"/>
        </w:trPr>
        <w:tc>
          <w:tcPr/>
          <w:p w:rsidR="00000000" w:rsidDel="00000000" w:rsidP="00000000" w:rsidRDefault="00000000" w:rsidRPr="00000000" w14:paraId="0000019B">
            <w:pPr>
              <w:rPr/>
            </w:pP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Fonts w:ascii="Roboto Mono" w:cs="Roboto Mono" w:eastAsia="Roboto Mono" w:hAnsi="Roboto Mono"/>
                <w:color w:val="188038"/>
                <w:rtl w:val="0"/>
              </w:rPr>
              <w:t xml:space="preserve">integer</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t xml:space="preserve">The unique customer ID assigned by the server on customer creation. Sets base customer contact data for the order.</w:t>
            </w:r>
          </w:p>
        </w:tc>
        <w:tc>
          <w:tcPr/>
          <w:p w:rsidR="00000000" w:rsidDel="00000000" w:rsidP="00000000" w:rsidRDefault="00000000" w:rsidRPr="00000000" w14:paraId="0000019E">
            <w:pPr>
              <w:rPr/>
            </w:pPr>
            <w:r w:rsidDel="00000000" w:rsidR="00000000" w:rsidRPr="00000000">
              <w:rPr>
                <w:rtl w:val="0"/>
              </w:rPr>
              <w:t xml:space="preserve">123</w:t>
            </w:r>
          </w:p>
        </w:tc>
      </w:tr>
      <w:tr>
        <w:trPr>
          <w:cantSplit w:val="0"/>
          <w:tblHeader w:val="0"/>
        </w:trPr>
        <w:tc>
          <w:tcPr/>
          <w:p w:rsidR="00000000" w:rsidDel="00000000" w:rsidP="00000000" w:rsidRDefault="00000000" w:rsidRPr="00000000" w14:paraId="0000019F">
            <w:pPr>
              <w:rPr/>
            </w:pPr>
            <w:r w:rsidDel="00000000" w:rsidR="00000000" w:rsidRPr="00000000">
              <w:rPr>
                <w:rFonts w:ascii="Roboto Mono" w:cs="Roboto Mono" w:eastAsia="Roboto Mono" w:hAnsi="Roboto Mono"/>
                <w:color w:val="188038"/>
                <w:rtl w:val="0"/>
              </w:rPr>
              <w:t xml:space="preserve">status_id</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Fonts w:ascii="Roboto Mono" w:cs="Roboto Mono" w:eastAsia="Roboto Mono" w:hAnsi="Roboto Mono"/>
                <w:color w:val="188038"/>
                <w:rtl w:val="0"/>
              </w:rPr>
              <w:t xml:space="preserve">integer</w:t>
            </w:r>
            <w:r w:rsidDel="00000000" w:rsidR="00000000" w:rsidRPr="00000000">
              <w:rPr>
                <w:rtl w:val="0"/>
              </w:rPr>
            </w:r>
          </w:p>
        </w:tc>
        <w:tc>
          <w:tcPr/>
          <w:p w:rsidR="00000000" w:rsidDel="00000000" w:rsidP="00000000" w:rsidRDefault="00000000" w:rsidRPr="00000000" w14:paraId="000001A1">
            <w:pPr>
              <w:rPr/>
            </w:pPr>
            <w:r w:rsidDel="00000000" w:rsidR="00000000" w:rsidRPr="00000000">
              <w:rPr>
                <w:rtl w:val="0"/>
              </w:rPr>
              <w:t xml:space="preserve">The status of the order. Values are laid out in the table at </w:t>
            </w:r>
            <w:hyperlink r:id="rId29">
              <w:r w:rsidDel="00000000" w:rsidR="00000000" w:rsidRPr="00000000">
                <w:rPr>
                  <w:color w:val="1155cc"/>
                  <w:u w:val="single"/>
                  <w:rtl w:val="0"/>
                </w:rPr>
                <w:t xml:space="preserve">Order Status</w:t>
              </w:r>
            </w:hyperlink>
            <w:r w:rsidDel="00000000" w:rsidR="00000000" w:rsidRPr="00000000">
              <w:rPr>
                <w:rtl w:val="0"/>
              </w:rPr>
              <w:t xml:space="preserve"> {link to correct doc}</w:t>
            </w:r>
          </w:p>
        </w:tc>
        <w:tc>
          <w:tcPr/>
          <w:p w:rsidR="00000000" w:rsidDel="00000000" w:rsidP="00000000" w:rsidRDefault="00000000" w:rsidRPr="00000000" w14:paraId="000001A2">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A3">
            <w:pPr>
              <w:rPr/>
            </w:pPr>
            <w:r w:rsidDel="00000000" w:rsidR="00000000" w:rsidRPr="00000000">
              <w:rPr>
                <w:rFonts w:ascii="Roboto Mono" w:cs="Roboto Mono" w:eastAsia="Roboto Mono" w:hAnsi="Roboto Mono"/>
                <w:color w:val="188038"/>
                <w:rtl w:val="0"/>
              </w:rPr>
              <w:t xml:space="preserve">date_created</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t xml:space="preserve">RFC-2822 formatted date when the order was placed.</w:t>
            </w:r>
          </w:p>
        </w:tc>
        <w:tc>
          <w:tcPr/>
          <w:p w:rsidR="00000000" w:rsidDel="00000000" w:rsidP="00000000" w:rsidRDefault="00000000" w:rsidRPr="00000000" w14:paraId="000001A6">
            <w:pPr>
              <w:rPr/>
            </w:pPr>
            <w:r w:rsidDel="00000000" w:rsidR="00000000" w:rsidRPr="00000000">
              <w:rPr>
                <w:rtl w:val="0"/>
              </w:rPr>
              <w:t xml:space="preserve">Tue, 20 Nov 2012 00:00:00 +0000</w:t>
            </w:r>
          </w:p>
        </w:tc>
      </w:tr>
      <w:tr>
        <w:trPr>
          <w:cantSplit w:val="0"/>
          <w:tblHeader w:val="0"/>
        </w:trPr>
        <w:tc>
          <w:tcPr/>
          <w:p w:rsidR="00000000" w:rsidDel="00000000" w:rsidP="00000000" w:rsidRDefault="00000000" w:rsidRPr="00000000" w14:paraId="000001A7">
            <w:pPr>
              <w:rPr/>
            </w:pPr>
            <w:r w:rsidDel="00000000" w:rsidR="00000000" w:rsidRPr="00000000">
              <w:rPr>
                <w:rFonts w:ascii="Roboto Mono" w:cs="Roboto Mono" w:eastAsia="Roboto Mono" w:hAnsi="Roboto Mono"/>
                <w:color w:val="188038"/>
                <w:rtl w:val="0"/>
              </w:rPr>
              <w:t xml:space="preserve">order_source</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t xml:space="preserve">Indicates how the order came in. This can be api, www, or other examples.</w:t>
            </w:r>
          </w:p>
        </w:tc>
        <w:tc>
          <w:tcPr/>
          <w:p w:rsidR="00000000" w:rsidDel="00000000" w:rsidP="00000000" w:rsidRDefault="00000000" w:rsidRPr="00000000" w14:paraId="000001AA">
            <w:pPr>
              <w:rPr/>
            </w:pPr>
            <w:r w:rsidDel="00000000" w:rsidR="00000000" w:rsidRPr="00000000">
              <w:rPr>
                <w:rtl w:val="0"/>
              </w:rPr>
              <w:t xml:space="preserve">www</w:t>
            </w:r>
          </w:p>
        </w:tc>
      </w:tr>
      <w:tr>
        <w:trPr>
          <w:cantSplit w:val="0"/>
          <w:tblHeader w:val="0"/>
        </w:trPr>
        <w:tc>
          <w:tcPr/>
          <w:p w:rsidR="00000000" w:rsidDel="00000000" w:rsidP="00000000" w:rsidRDefault="00000000" w:rsidRPr="00000000" w14:paraId="000001AB">
            <w:pPr>
              <w:rPr/>
            </w:pPr>
            <w:r w:rsidDel="00000000" w:rsidR="00000000" w:rsidRPr="00000000">
              <w:rPr>
                <w:rFonts w:ascii="Roboto Mono" w:cs="Roboto Mono" w:eastAsia="Roboto Mono" w:hAnsi="Roboto Mono"/>
                <w:color w:val="188038"/>
                <w:rtl w:val="0"/>
              </w:rPr>
              <w:t xml:space="preserve">order_is_digital</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t xml:space="preserve">Indicates whether all products in the order are digital. If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at least one product is physical.</w:t>
            </w:r>
          </w:p>
        </w:tc>
        <w:tc>
          <w:tcPr/>
          <w:p w:rsidR="00000000" w:rsidDel="00000000" w:rsidP="00000000" w:rsidRDefault="00000000" w:rsidRPr="00000000" w14:paraId="000001AE">
            <w:pPr>
              <w:rPr/>
            </w:pPr>
            <w:r w:rsidDel="00000000" w:rsidR="00000000" w:rsidRPr="00000000">
              <w:rPr>
                <w:rtl w:val="0"/>
              </w:rPr>
              <w:t xml:space="preserve">true</w:t>
            </w:r>
          </w:p>
        </w:tc>
      </w:tr>
      <w:tr>
        <w:trPr>
          <w:cantSplit w:val="0"/>
          <w:tblHeader w:val="0"/>
        </w:trPr>
        <w:tc>
          <w:tcPr/>
          <w:p w:rsidR="00000000" w:rsidDel="00000000" w:rsidP="00000000" w:rsidRDefault="00000000" w:rsidRPr="00000000" w14:paraId="000001AF">
            <w:pPr>
              <w:rPr/>
            </w:pPr>
            <w:r w:rsidDel="00000000" w:rsidR="00000000" w:rsidRPr="00000000">
              <w:rPr>
                <w:rFonts w:ascii="Roboto Mono" w:cs="Roboto Mono" w:eastAsia="Roboto Mono" w:hAnsi="Roboto Mono"/>
                <w:color w:val="188038"/>
                <w:rtl w:val="0"/>
              </w:rPr>
              <w:t xml:space="preserve">billing_address</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Fonts w:ascii="Roboto Mono" w:cs="Roboto Mono" w:eastAsia="Roboto Mono" w:hAnsi="Roboto Mono"/>
                <w:color w:val="188038"/>
                <w:rtl w:val="0"/>
              </w:rPr>
              <w:t xml:space="preserve">object</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tl w:val="0"/>
              </w:rPr>
              <w:t xml:space="preserve">Billing address for the order. Treated as default address.</w:t>
            </w:r>
          </w:p>
        </w:tc>
        <w:tc>
          <w:tcPr/>
          <w:p w:rsidR="00000000" w:rsidDel="00000000" w:rsidP="00000000" w:rsidRDefault="00000000" w:rsidRPr="00000000" w14:paraId="000001B2">
            <w:pPr>
              <w:rPr/>
            </w:pPr>
            <w:r w:rsidDel="00000000" w:rsidR="00000000" w:rsidRPr="00000000">
              <w:rPr>
                <w:rtl w:val="0"/>
              </w:rPr>
              <w:t xml:space="preserve">(see above)</w:t>
            </w:r>
          </w:p>
        </w:tc>
      </w:tr>
      <w:tr>
        <w:trPr>
          <w:cantSplit w:val="0"/>
          <w:tblHeader w:val="0"/>
        </w:trPr>
        <w:tc>
          <w:tcPr/>
          <w:p w:rsidR="00000000" w:rsidDel="00000000" w:rsidP="00000000" w:rsidRDefault="00000000" w:rsidRPr="00000000" w14:paraId="000001B3">
            <w:pPr>
              <w:rPr/>
            </w:pPr>
            <w:r w:rsidDel="00000000" w:rsidR="00000000" w:rsidRPr="00000000">
              <w:rPr>
                <w:rFonts w:ascii="Roboto Mono" w:cs="Roboto Mono" w:eastAsia="Roboto Mono" w:hAnsi="Roboto Mono"/>
                <w:color w:val="188038"/>
                <w:rtl w:val="0"/>
              </w:rPr>
              <w:t xml:space="preserve">shipping_addresses</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Fonts w:ascii="Roboto Mono" w:cs="Roboto Mono" w:eastAsia="Roboto Mono" w:hAnsi="Roboto Mono"/>
                <w:color w:val="188038"/>
                <w:rtl w:val="0"/>
              </w:rPr>
              <w:t xml:space="preserve">array</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tl w:val="0"/>
              </w:rPr>
              <w:t xml:space="preserve">Collection of shipping addresses for the order.</w:t>
            </w:r>
          </w:p>
        </w:tc>
        <w:tc>
          <w:tcPr/>
          <w:p w:rsidR="00000000" w:rsidDel="00000000" w:rsidP="00000000" w:rsidRDefault="00000000" w:rsidRPr="00000000" w14:paraId="000001B6">
            <w:pPr>
              <w:rPr/>
            </w:pPr>
            <w:r w:rsidDel="00000000" w:rsidR="00000000" w:rsidRPr="00000000">
              <w:rPr>
                <w:rtl w:val="0"/>
              </w:rPr>
              <w:t xml:space="preserve">(see above)</w:t>
            </w:r>
          </w:p>
        </w:tc>
      </w:tr>
      <w:tr>
        <w:trPr>
          <w:cantSplit w:val="0"/>
          <w:tblHeader w:val="0"/>
        </w:trPr>
        <w:tc>
          <w:tcPr/>
          <w:p w:rsidR="00000000" w:rsidDel="00000000" w:rsidP="00000000" w:rsidRDefault="00000000" w:rsidRPr="00000000" w14:paraId="000001B7">
            <w:pPr>
              <w:rPr/>
            </w:pPr>
            <w:r w:rsidDel="00000000" w:rsidR="00000000" w:rsidRPr="00000000">
              <w:rPr>
                <w:rFonts w:ascii="Roboto Mono" w:cs="Roboto Mono" w:eastAsia="Roboto Mono" w:hAnsi="Roboto Mono"/>
                <w:color w:val="188038"/>
                <w:rtl w:val="0"/>
              </w:rPr>
              <w:t xml:space="preserve">products</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Fonts w:ascii="Roboto Mono" w:cs="Roboto Mono" w:eastAsia="Roboto Mono" w:hAnsi="Roboto Mono"/>
                <w:color w:val="188038"/>
                <w:rtl w:val="0"/>
              </w:rPr>
              <w:t xml:space="preserve">array</w:t>
            </w:r>
            <w:r w:rsidDel="00000000" w:rsidR="00000000" w:rsidRPr="00000000">
              <w:rPr>
                <w:rtl w:val="0"/>
              </w:rPr>
            </w:r>
          </w:p>
        </w:tc>
        <w:tc>
          <w:tcPr/>
          <w:p w:rsidR="00000000" w:rsidDel="00000000" w:rsidP="00000000" w:rsidRDefault="00000000" w:rsidRPr="00000000" w14:paraId="000001B9">
            <w:pPr>
              <w:rPr/>
            </w:pPr>
            <w:r w:rsidDel="00000000" w:rsidR="00000000" w:rsidRPr="00000000">
              <w:rPr>
                <w:rtl w:val="0"/>
              </w:rPr>
              <w:t xml:space="preserve">Collection of products in the order data.</w:t>
            </w:r>
          </w:p>
        </w:tc>
        <w:tc>
          <w:tcPr/>
          <w:p w:rsidR="00000000" w:rsidDel="00000000" w:rsidP="00000000" w:rsidRDefault="00000000" w:rsidRPr="00000000" w14:paraId="000001BA">
            <w:pPr>
              <w:rPr/>
            </w:pPr>
            <w:r w:rsidDel="00000000" w:rsidR="00000000" w:rsidRPr="00000000">
              <w:rPr>
                <w:rtl w:val="0"/>
              </w:rPr>
              <w:t xml:space="preserve">(see above)</w:t>
            </w:r>
          </w:p>
        </w:tc>
      </w:tr>
      <w:tr>
        <w:trPr>
          <w:cantSplit w:val="0"/>
          <w:tblHeader w:val="0"/>
        </w:trPr>
        <w:tc>
          <w:tcPr/>
          <w:p w:rsidR="00000000" w:rsidDel="00000000" w:rsidP="00000000" w:rsidRDefault="00000000" w:rsidRPr="00000000" w14:paraId="000001BB">
            <w:pPr>
              <w:rPr/>
            </w:pPr>
            <w:r w:rsidDel="00000000" w:rsidR="00000000" w:rsidRPr="00000000">
              <w:rPr>
                <w:rFonts w:ascii="Roboto Mono" w:cs="Roboto Mono" w:eastAsia="Roboto Mono" w:hAnsi="Roboto Mono"/>
                <w:color w:val="188038"/>
                <w:rtl w:val="0"/>
              </w:rPr>
              <w:t xml:space="preserve">consignments</w:t>
            </w:r>
            <w:r w:rsidDel="00000000" w:rsidR="00000000" w:rsidRPr="00000000">
              <w:rPr>
                <w:rtl w:val="0"/>
              </w:rPr>
            </w:r>
          </w:p>
        </w:tc>
        <w:tc>
          <w:tcPr/>
          <w:p w:rsidR="00000000" w:rsidDel="00000000" w:rsidP="00000000" w:rsidRDefault="00000000" w:rsidRPr="00000000" w14:paraId="000001BC">
            <w:pPr>
              <w:rPr/>
            </w:pPr>
            <w:r w:rsidDel="00000000" w:rsidR="00000000" w:rsidRPr="00000000">
              <w:rPr>
                <w:rFonts w:ascii="Roboto Mono" w:cs="Roboto Mono" w:eastAsia="Roboto Mono" w:hAnsi="Roboto Mono"/>
                <w:color w:val="188038"/>
                <w:rtl w:val="0"/>
              </w:rPr>
              <w:t xml:space="preserve">object</w:t>
            </w:r>
            <w:r w:rsidDel="00000000" w:rsidR="00000000" w:rsidRPr="00000000">
              <w:rPr>
                <w:rtl w:val="0"/>
              </w:rPr>
            </w:r>
          </w:p>
        </w:tc>
        <w:tc>
          <w:tcPr/>
          <w:p w:rsidR="00000000" w:rsidDel="00000000" w:rsidP="00000000" w:rsidRDefault="00000000" w:rsidRPr="00000000" w14:paraId="000001BD">
            <w:pPr>
              <w:rPr/>
            </w:pPr>
            <w:r w:rsidDel="00000000" w:rsidR="00000000" w:rsidRPr="00000000">
              <w:rPr>
                <w:rtl w:val="0"/>
              </w:rPr>
              <w:t xml:space="preserve">Collection of pickups assigned to an order.</w:t>
            </w:r>
          </w:p>
        </w:tc>
        <w:tc>
          <w:tcPr/>
          <w:p w:rsidR="00000000" w:rsidDel="00000000" w:rsidP="00000000" w:rsidRDefault="00000000" w:rsidRPr="00000000" w14:paraId="000001BE">
            <w:pPr>
              <w:rPr/>
            </w:pPr>
            <w:r w:rsidDel="00000000" w:rsidR="00000000" w:rsidRPr="00000000">
              <w:rPr>
                <w:rtl w:val="0"/>
              </w:rPr>
              <w:t xml:space="preserve">(see above)</w:t>
            </w:r>
          </w:p>
        </w:tc>
      </w:tr>
      <w:tr>
        <w:trPr>
          <w:cantSplit w:val="0"/>
          <w:tblHeader w:val="0"/>
        </w:trPr>
        <w:tc>
          <w:tcPr/>
          <w:p w:rsidR="00000000" w:rsidDel="00000000" w:rsidP="00000000" w:rsidRDefault="00000000" w:rsidRPr="00000000" w14:paraId="000001BF">
            <w:pPr>
              <w:rPr/>
            </w:pPr>
            <w:r w:rsidDel="00000000" w:rsidR="00000000" w:rsidRPr="00000000">
              <w:rPr>
                <w:rFonts w:ascii="Roboto Mono" w:cs="Roboto Mono" w:eastAsia="Roboto Mono" w:hAnsi="Roboto Mono"/>
                <w:color w:val="188038"/>
                <w:rtl w:val="0"/>
              </w:rPr>
              <w:t xml:space="preserve">fees</w:t>
            </w:r>
            <w:r w:rsidDel="00000000" w:rsidR="00000000" w:rsidRPr="00000000">
              <w:rPr>
                <w:rtl w:val="0"/>
              </w:rPr>
            </w:r>
          </w:p>
        </w:tc>
        <w:tc>
          <w:tcPr/>
          <w:p w:rsidR="00000000" w:rsidDel="00000000" w:rsidP="00000000" w:rsidRDefault="00000000" w:rsidRPr="00000000" w14:paraId="000001C0">
            <w:pPr>
              <w:rPr/>
            </w:pPr>
            <w:r w:rsidDel="00000000" w:rsidR="00000000" w:rsidRPr="00000000">
              <w:rPr>
                <w:rFonts w:ascii="Roboto Mono" w:cs="Roboto Mono" w:eastAsia="Roboto Mono" w:hAnsi="Roboto Mono"/>
                <w:color w:val="188038"/>
                <w:rtl w:val="0"/>
              </w:rPr>
              <w:t xml:space="preserve">array</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tl w:val="0"/>
              </w:rPr>
              <w:t xml:space="preserve">Collection of fees charged on the order.</w:t>
            </w:r>
          </w:p>
        </w:tc>
        <w:tc>
          <w:tcPr/>
          <w:p w:rsidR="00000000" w:rsidDel="00000000" w:rsidP="00000000" w:rsidRDefault="00000000" w:rsidRPr="00000000" w14:paraId="000001C2">
            <w:pPr>
              <w:rPr/>
            </w:pPr>
            <w:r w:rsidDel="00000000" w:rsidR="00000000" w:rsidRPr="00000000">
              <w:rPr>
                <w:rtl w:val="0"/>
              </w:rPr>
            </w:r>
          </w:p>
        </w:tc>
      </w:tr>
      <w:tr>
        <w:trPr>
          <w:cantSplit w:val="0"/>
          <w:tblHeader w:val="0"/>
        </w:trPr>
        <w:tc>
          <w:tcPr/>
          <w:p w:rsidR="00000000" w:rsidDel="00000000" w:rsidP="00000000" w:rsidRDefault="00000000" w:rsidRPr="00000000" w14:paraId="000001C3">
            <w:pPr>
              <w:rPr/>
            </w:pPr>
            <w:r w:rsidDel="00000000" w:rsidR="00000000" w:rsidRPr="00000000">
              <w:rPr>
                <w:rFonts w:ascii="Roboto Mono" w:cs="Roboto Mono" w:eastAsia="Roboto Mono" w:hAnsi="Roboto Mono"/>
                <w:color w:val="188038"/>
                <w:rtl w:val="0"/>
              </w:rPr>
              <w:t xml:space="preserve">default_currency_code</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t xml:space="preserve">The currency code the shopper will pay in. Only available when multi-currency is enabled.</w:t>
            </w:r>
          </w:p>
        </w:tc>
        <w:tc>
          <w:tcPr/>
          <w:p w:rsidR="00000000" w:rsidDel="00000000" w:rsidP="00000000" w:rsidRDefault="00000000" w:rsidRPr="00000000" w14:paraId="000001C6">
            <w:pPr>
              <w:rPr/>
            </w:pPr>
            <w:r w:rsidDel="00000000" w:rsidR="00000000" w:rsidRPr="00000000">
              <w:rPr>
                <w:rtl w:val="0"/>
              </w:rPr>
              <w:t xml:space="preserve">USD</w:t>
            </w:r>
          </w:p>
        </w:tc>
      </w:tr>
      <w:tr>
        <w:trPr>
          <w:cantSplit w:val="0"/>
          <w:tblHeader w:val="0"/>
        </w:trPr>
        <w:tc>
          <w:tcPr/>
          <w:p w:rsidR="00000000" w:rsidDel="00000000" w:rsidP="00000000" w:rsidRDefault="00000000" w:rsidRPr="00000000" w14:paraId="000001C7">
            <w:pPr>
              <w:rPr/>
            </w:pPr>
            <w:r w:rsidDel="00000000" w:rsidR="00000000" w:rsidRPr="00000000">
              <w:rPr>
                <w:rFonts w:ascii="Roboto Mono" w:cs="Roboto Mono" w:eastAsia="Roboto Mono" w:hAnsi="Roboto Mono"/>
                <w:color w:val="188038"/>
                <w:rtl w:val="0"/>
              </w:rPr>
              <w:t xml:space="preserve">base_handling_cost</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Fonts w:ascii="Roboto Mono" w:cs="Roboto Mono" w:eastAsia="Roboto Mono" w:hAnsi="Roboto Mono"/>
                <w:color w:val="188038"/>
                <w:rtl w:val="0"/>
              </w:rPr>
              <w:t xml:space="preserve">string[number]</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tl w:val="0"/>
              </w:rPr>
              <w:t xml:space="preserve">Base handling cost before modifications are applied.</w:t>
            </w:r>
          </w:p>
        </w:tc>
        <w:tc>
          <w:tcPr/>
          <w:p w:rsidR="00000000" w:rsidDel="00000000" w:rsidP="00000000" w:rsidRDefault="00000000" w:rsidRPr="00000000" w14:paraId="000001CA">
            <w:pPr>
              <w:rPr/>
            </w:pPr>
            <w:r w:rsidDel="00000000" w:rsidR="00000000" w:rsidRPr="00000000">
              <w:rPr>
                <w:rtl w:val="0"/>
              </w:rPr>
              <w:t xml:space="preserve">1.223</w:t>
            </w:r>
          </w:p>
        </w:tc>
      </w:tr>
      <w:tr>
        <w:trPr>
          <w:cantSplit w:val="0"/>
          <w:tblHeader w:val="0"/>
        </w:trPr>
        <w:tc>
          <w:tcPr/>
          <w:p w:rsidR="00000000" w:rsidDel="00000000" w:rsidP="00000000" w:rsidRDefault="00000000" w:rsidRPr="00000000" w14:paraId="000001CB">
            <w:pPr>
              <w:rPr/>
            </w:pPr>
            <w:r w:rsidDel="00000000" w:rsidR="00000000" w:rsidRPr="00000000">
              <w:rPr>
                <w:rFonts w:ascii="Roboto Mono" w:cs="Roboto Mono" w:eastAsia="Roboto Mono" w:hAnsi="Roboto Mono"/>
                <w:color w:val="188038"/>
                <w:rtl w:val="0"/>
              </w:rPr>
              <w:t xml:space="preserve">handling_cost_ex_tax</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Fonts w:ascii="Roboto Mono" w:cs="Roboto Mono" w:eastAsia="Roboto Mono" w:hAnsi="Roboto Mono"/>
                <w:color w:val="188038"/>
                <w:rtl w:val="0"/>
              </w:rPr>
              <w:t xml:space="preserve">string[number]</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t xml:space="preserve">Final handling cost, excluding tax.</w:t>
            </w:r>
          </w:p>
        </w:tc>
        <w:tc>
          <w:tcPr/>
          <w:p w:rsidR="00000000" w:rsidDel="00000000" w:rsidP="00000000" w:rsidRDefault="00000000" w:rsidRPr="00000000" w14:paraId="000001CE">
            <w:pPr>
              <w:rPr/>
            </w:pPr>
            <w:r w:rsidDel="00000000" w:rsidR="00000000" w:rsidRPr="00000000">
              <w:rPr>
                <w:rtl w:val="0"/>
              </w:rPr>
              <w:t xml:space="preserve">2.223</w:t>
            </w:r>
          </w:p>
        </w:tc>
      </w:tr>
      <w:tr>
        <w:trPr>
          <w:cantSplit w:val="0"/>
          <w:tblHeader w:val="0"/>
        </w:trPr>
        <w:tc>
          <w:tcPr/>
          <w:p w:rsidR="00000000" w:rsidDel="00000000" w:rsidP="00000000" w:rsidRDefault="00000000" w:rsidRPr="00000000" w14:paraId="000001CF">
            <w:pPr>
              <w:rPr/>
            </w:pPr>
            <w:r w:rsidDel="00000000" w:rsidR="00000000" w:rsidRPr="00000000">
              <w:rPr>
                <w:rFonts w:ascii="Roboto Mono" w:cs="Roboto Mono" w:eastAsia="Roboto Mono" w:hAnsi="Roboto Mono"/>
                <w:color w:val="188038"/>
                <w:rtl w:val="0"/>
              </w:rPr>
              <w:t xml:space="preserve">handling_cost_inc_tax</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Roboto Mono" w:cs="Roboto Mono" w:eastAsia="Roboto Mono" w:hAnsi="Roboto Mono"/>
                <w:color w:val="188038"/>
                <w:rtl w:val="0"/>
              </w:rPr>
              <w:t xml:space="preserve">string[number]</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tl w:val="0"/>
              </w:rPr>
              <w:t xml:space="preserve">Final handling cost, including tax.</w:t>
            </w:r>
          </w:p>
        </w:tc>
        <w:tc>
          <w:tcPr/>
          <w:p w:rsidR="00000000" w:rsidDel="00000000" w:rsidP="00000000" w:rsidRDefault="00000000" w:rsidRPr="00000000" w14:paraId="000001D2">
            <w:pPr>
              <w:rPr/>
            </w:pPr>
            <w:r w:rsidDel="00000000" w:rsidR="00000000" w:rsidRPr="00000000">
              <w:rPr>
                <w:rtl w:val="0"/>
              </w:rPr>
              <w:t xml:space="preserve">2.333</w:t>
            </w:r>
          </w:p>
        </w:tc>
      </w:tr>
      <w:tr>
        <w:trPr>
          <w:cantSplit w:val="0"/>
          <w:tblHeader w:val="0"/>
        </w:trPr>
        <w:tc>
          <w:tcPr/>
          <w:p w:rsidR="00000000" w:rsidDel="00000000" w:rsidP="00000000" w:rsidRDefault="00000000" w:rsidRPr="00000000" w14:paraId="000001D3">
            <w:pPr>
              <w:rPr/>
            </w:pPr>
            <w:r w:rsidDel="00000000" w:rsidR="00000000" w:rsidRPr="00000000">
              <w:rPr>
                <w:rFonts w:ascii="Roboto Mono" w:cs="Roboto Mono" w:eastAsia="Roboto Mono" w:hAnsi="Roboto Mono"/>
                <w:color w:val="188038"/>
                <w:rtl w:val="0"/>
              </w:rPr>
              <w:t xml:space="preserve">base_wrapping_cost</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Fonts w:ascii="Roboto Mono" w:cs="Roboto Mono" w:eastAsia="Roboto Mono" w:hAnsi="Roboto Mono"/>
                <w:color w:val="188038"/>
                <w:rtl w:val="0"/>
              </w:rPr>
              <w:t xml:space="preserve">string[number]</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tl w:val="0"/>
              </w:rPr>
              <w:t xml:space="preserve">Base gift wrapping cost before modifications are applied.</w:t>
            </w:r>
          </w:p>
        </w:tc>
        <w:tc>
          <w:tcPr/>
          <w:p w:rsidR="00000000" w:rsidDel="00000000" w:rsidP="00000000" w:rsidRDefault="00000000" w:rsidRPr="00000000" w14:paraId="000001D6">
            <w:pPr>
              <w:rPr/>
            </w:pPr>
            <w:r w:rsidDel="00000000" w:rsidR="00000000" w:rsidRPr="00000000">
              <w:rPr>
                <w:rtl w:val="0"/>
              </w:rPr>
              <w:t xml:space="preserve">1.223</w:t>
            </w:r>
          </w:p>
        </w:tc>
      </w:tr>
      <w:tr>
        <w:trPr>
          <w:cantSplit w:val="0"/>
          <w:tblHeader w:val="0"/>
        </w:trPr>
        <w:tc>
          <w:tcPr/>
          <w:p w:rsidR="00000000" w:rsidDel="00000000" w:rsidP="00000000" w:rsidRDefault="00000000" w:rsidRPr="00000000" w14:paraId="000001D7">
            <w:pPr>
              <w:rPr/>
            </w:pPr>
            <w:r w:rsidDel="00000000" w:rsidR="00000000" w:rsidRPr="00000000">
              <w:rPr>
                <w:rFonts w:ascii="Roboto Mono" w:cs="Roboto Mono" w:eastAsia="Roboto Mono" w:hAnsi="Roboto Mono"/>
                <w:color w:val="188038"/>
                <w:rtl w:val="0"/>
              </w:rPr>
              <w:t xml:space="preserve">wrapping_cost_ex_tax</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Fonts w:ascii="Roboto Mono" w:cs="Roboto Mono" w:eastAsia="Roboto Mono" w:hAnsi="Roboto Mono"/>
                <w:color w:val="188038"/>
                <w:rtl w:val="0"/>
              </w:rPr>
              <w:t xml:space="preserve">string[number]</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t xml:space="preserve">Final gift wrapping cost, excluding tax.</w:t>
            </w:r>
          </w:p>
        </w:tc>
        <w:tc>
          <w:tcPr/>
          <w:p w:rsidR="00000000" w:rsidDel="00000000" w:rsidP="00000000" w:rsidRDefault="00000000" w:rsidRPr="00000000" w14:paraId="000001DA">
            <w:pPr>
              <w:rPr/>
            </w:pPr>
            <w:r w:rsidDel="00000000" w:rsidR="00000000" w:rsidRPr="00000000">
              <w:rPr>
                <w:rtl w:val="0"/>
              </w:rPr>
              <w:t xml:space="preserve">2.223</w:t>
            </w:r>
          </w:p>
        </w:tc>
      </w:tr>
      <w:tr>
        <w:trPr>
          <w:cantSplit w:val="0"/>
          <w:tblHeader w:val="0"/>
        </w:trPr>
        <w:tc>
          <w:tcPr/>
          <w:p w:rsidR="00000000" w:rsidDel="00000000" w:rsidP="00000000" w:rsidRDefault="00000000" w:rsidRPr="00000000" w14:paraId="000001DB">
            <w:pPr>
              <w:rPr/>
            </w:pPr>
            <w:r w:rsidDel="00000000" w:rsidR="00000000" w:rsidRPr="00000000">
              <w:rPr>
                <w:rFonts w:ascii="Roboto Mono" w:cs="Roboto Mono" w:eastAsia="Roboto Mono" w:hAnsi="Roboto Mono"/>
                <w:color w:val="188038"/>
                <w:rtl w:val="0"/>
              </w:rPr>
              <w:t xml:space="preserve">wrapping_cost_inc_tax</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Fonts w:ascii="Roboto Mono" w:cs="Roboto Mono" w:eastAsia="Roboto Mono" w:hAnsi="Roboto Mono"/>
                <w:color w:val="188038"/>
                <w:rtl w:val="0"/>
              </w:rPr>
              <w:t xml:space="preserve">string[number]</w:t>
            </w: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t xml:space="preserve">Final gift wrapping cost, including tax.</w:t>
            </w:r>
          </w:p>
        </w:tc>
        <w:tc>
          <w:tcPr/>
          <w:p w:rsidR="00000000" w:rsidDel="00000000" w:rsidP="00000000" w:rsidRDefault="00000000" w:rsidRPr="00000000" w14:paraId="000001DE">
            <w:pPr>
              <w:rPr/>
            </w:pPr>
            <w:r w:rsidDel="00000000" w:rsidR="00000000" w:rsidRPr="00000000">
              <w:rPr>
                <w:rtl w:val="0"/>
              </w:rPr>
              <w:t xml:space="preserve">2.333</w:t>
            </w:r>
          </w:p>
        </w:tc>
      </w:tr>
      <w:tr>
        <w:trPr>
          <w:cantSplit w:val="0"/>
          <w:tblHeader w:val="0"/>
        </w:trPr>
        <w:tc>
          <w:tcPr/>
          <w:p w:rsidR="00000000" w:rsidDel="00000000" w:rsidP="00000000" w:rsidRDefault="00000000" w:rsidRPr="00000000" w14:paraId="000001DF">
            <w:pPr>
              <w:rPr/>
            </w:pPr>
            <w:r w:rsidDel="00000000" w:rsidR="00000000" w:rsidRPr="00000000">
              <w:rPr>
                <w:rFonts w:ascii="Roboto Mono" w:cs="Roboto Mono" w:eastAsia="Roboto Mono" w:hAnsi="Roboto Mono"/>
                <w:color w:val="188038"/>
                <w:rtl w:val="0"/>
              </w:rPr>
              <w:t xml:space="preserve">base_shipping_cost</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Fonts w:ascii="Roboto Mono" w:cs="Roboto Mono" w:eastAsia="Roboto Mono" w:hAnsi="Roboto Mono"/>
                <w:color w:val="188038"/>
                <w:rtl w:val="0"/>
              </w:rPr>
              <w:t xml:space="preserve">string[number]</w:t>
            </w: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t xml:space="preserve">Base shipping cost before modifications are applied.</w:t>
            </w:r>
          </w:p>
        </w:tc>
        <w:tc>
          <w:tcPr/>
          <w:p w:rsidR="00000000" w:rsidDel="00000000" w:rsidP="00000000" w:rsidRDefault="00000000" w:rsidRPr="00000000" w14:paraId="000001E2">
            <w:pPr>
              <w:rPr/>
            </w:pPr>
            <w:r w:rsidDel="00000000" w:rsidR="00000000" w:rsidRPr="00000000">
              <w:rPr>
                <w:rtl w:val="0"/>
              </w:rPr>
              <w:t xml:space="preserve">12.223</w:t>
            </w:r>
          </w:p>
        </w:tc>
      </w:tr>
      <w:tr>
        <w:trPr>
          <w:cantSplit w:val="0"/>
          <w:tblHeader w:val="0"/>
        </w:trPr>
        <w:tc>
          <w:tcPr/>
          <w:p w:rsidR="00000000" w:rsidDel="00000000" w:rsidP="00000000" w:rsidRDefault="00000000" w:rsidRPr="00000000" w14:paraId="000001E3">
            <w:pPr>
              <w:rPr/>
            </w:pPr>
            <w:r w:rsidDel="00000000" w:rsidR="00000000" w:rsidRPr="00000000">
              <w:rPr>
                <w:rFonts w:ascii="Roboto Mono" w:cs="Roboto Mono" w:eastAsia="Roboto Mono" w:hAnsi="Roboto Mono"/>
                <w:color w:val="188038"/>
                <w:rtl w:val="0"/>
              </w:rPr>
              <w:t xml:space="preserve">shipping_cost_ex_tax</w:t>
            </w:r>
            <w:r w:rsidDel="00000000" w:rsidR="00000000" w:rsidRPr="00000000">
              <w:rPr>
                <w:rtl w:val="0"/>
              </w:rPr>
            </w:r>
          </w:p>
        </w:tc>
        <w:tc>
          <w:tcPr/>
          <w:p w:rsidR="00000000" w:rsidDel="00000000" w:rsidP="00000000" w:rsidRDefault="00000000" w:rsidRPr="00000000" w14:paraId="000001E4">
            <w:pPr>
              <w:rPr/>
            </w:pPr>
            <w:r w:rsidDel="00000000" w:rsidR="00000000" w:rsidRPr="00000000">
              <w:rPr>
                <w:rFonts w:ascii="Roboto Mono" w:cs="Roboto Mono" w:eastAsia="Roboto Mono" w:hAnsi="Roboto Mono"/>
                <w:color w:val="188038"/>
                <w:rtl w:val="0"/>
              </w:rPr>
              <w:t xml:space="preserve">string[number]</w:t>
            </w: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t xml:space="preserve">Final shipping cost, excluding tax.</w:t>
            </w:r>
          </w:p>
        </w:tc>
        <w:tc>
          <w:tcPr/>
          <w:p w:rsidR="00000000" w:rsidDel="00000000" w:rsidP="00000000" w:rsidRDefault="00000000" w:rsidRPr="00000000" w14:paraId="000001E6">
            <w:pPr>
              <w:rPr/>
            </w:pPr>
            <w:r w:rsidDel="00000000" w:rsidR="00000000" w:rsidRPr="00000000">
              <w:rPr>
                <w:rtl w:val="0"/>
              </w:rPr>
              <w:t xml:space="preserve">12.223</w:t>
            </w:r>
          </w:p>
        </w:tc>
      </w:tr>
      <w:tr>
        <w:trPr>
          <w:cantSplit w:val="0"/>
          <w:tblHeader w:val="0"/>
        </w:trPr>
        <w:tc>
          <w:tcPr/>
          <w:p w:rsidR="00000000" w:rsidDel="00000000" w:rsidP="00000000" w:rsidRDefault="00000000" w:rsidRPr="00000000" w14:paraId="000001E7">
            <w:pPr>
              <w:rPr/>
            </w:pPr>
            <w:r w:rsidDel="00000000" w:rsidR="00000000" w:rsidRPr="00000000">
              <w:rPr>
                <w:rFonts w:ascii="Roboto Mono" w:cs="Roboto Mono" w:eastAsia="Roboto Mono" w:hAnsi="Roboto Mono"/>
                <w:color w:val="188038"/>
                <w:rtl w:val="0"/>
              </w:rPr>
              <w:t xml:space="preserve">shipping_cost_inc_tax</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Fonts w:ascii="Roboto Mono" w:cs="Roboto Mono" w:eastAsia="Roboto Mono" w:hAnsi="Roboto Mono"/>
                <w:color w:val="188038"/>
                <w:rtl w:val="0"/>
              </w:rPr>
              <w:t xml:space="preserve">string[number]</w:t>
            </w: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t xml:space="preserve">Final shipping cost, including tax.</w:t>
            </w:r>
          </w:p>
        </w:tc>
        <w:tc>
          <w:tcPr/>
          <w:p w:rsidR="00000000" w:rsidDel="00000000" w:rsidP="00000000" w:rsidRDefault="00000000" w:rsidRPr="00000000" w14:paraId="000001EA">
            <w:pPr>
              <w:rPr/>
            </w:pPr>
            <w:r w:rsidDel="00000000" w:rsidR="00000000" w:rsidRPr="00000000">
              <w:rPr>
                <w:rtl w:val="0"/>
              </w:rPr>
              <w:t xml:space="preserve">12.333</w:t>
            </w:r>
          </w:p>
        </w:tc>
      </w:tr>
      <w:tr>
        <w:trPr>
          <w:cantSplit w:val="0"/>
          <w:tblHeader w:val="0"/>
        </w:trPr>
        <w:tc>
          <w:tcPr/>
          <w:p w:rsidR="00000000" w:rsidDel="00000000" w:rsidP="00000000" w:rsidRDefault="00000000" w:rsidRPr="00000000" w14:paraId="000001EB">
            <w:pPr>
              <w:rPr/>
            </w:pPr>
            <w:r w:rsidDel="00000000" w:rsidR="00000000" w:rsidRPr="00000000">
              <w:rPr>
                <w:rFonts w:ascii="Roboto Mono" w:cs="Roboto Mono" w:eastAsia="Roboto Mono" w:hAnsi="Roboto Mono"/>
                <w:color w:val="188038"/>
                <w:rtl w:val="0"/>
              </w:rPr>
              <w:t xml:space="preserve">discount_amount</w:t>
            </w:r>
            <w:r w:rsidDel="00000000" w:rsidR="00000000" w:rsidRPr="00000000">
              <w:rPr>
                <w:rtl w:val="0"/>
              </w:rPr>
            </w:r>
          </w:p>
        </w:tc>
        <w:tc>
          <w:tcPr/>
          <w:p w:rsidR="00000000" w:rsidDel="00000000" w:rsidP="00000000" w:rsidRDefault="00000000" w:rsidRPr="00000000" w14:paraId="000001EC">
            <w:pPr>
              <w:rPr/>
            </w:pPr>
            <w:r w:rsidDel="00000000" w:rsidR="00000000" w:rsidRPr="00000000">
              <w:rPr>
                <w:rFonts w:ascii="Roboto Mono" w:cs="Roboto Mono" w:eastAsia="Roboto Mono" w:hAnsi="Roboto Mono"/>
                <w:color w:val="188038"/>
                <w:rtl w:val="0"/>
              </w:rPr>
              <w:t xml:space="preserve">string[number]</w:t>
            </w:r>
            <w:r w:rsidDel="00000000" w:rsidR="00000000" w:rsidRPr="00000000">
              <w:rPr>
                <w:rtl w:val="0"/>
              </w:rPr>
            </w:r>
          </w:p>
        </w:tc>
        <w:tc>
          <w:tcPr/>
          <w:p w:rsidR="00000000" w:rsidDel="00000000" w:rsidP="00000000" w:rsidRDefault="00000000" w:rsidRPr="00000000" w14:paraId="000001ED">
            <w:pPr>
              <w:rPr/>
            </w:pPr>
            <w:r w:rsidDel="00000000" w:rsidR="00000000" w:rsidRPr="00000000">
              <w:rPr>
                <w:rtl w:val="0"/>
              </w:rPr>
              <w:t xml:space="preserve">Positive valued discount to the order subtotal.</w:t>
            </w:r>
          </w:p>
        </w:tc>
        <w:tc>
          <w:tcPr/>
          <w:p w:rsidR="00000000" w:rsidDel="00000000" w:rsidP="00000000" w:rsidRDefault="00000000" w:rsidRPr="00000000" w14:paraId="000001EE">
            <w:pPr>
              <w:rPr/>
            </w:pPr>
            <w:r w:rsidDel="00000000" w:rsidR="00000000" w:rsidRPr="00000000">
              <w:rPr>
                <w:rtl w:val="0"/>
              </w:rPr>
              <w:t xml:space="preserve">12.223</w:t>
            </w:r>
          </w:p>
        </w:tc>
      </w:tr>
      <w:tr>
        <w:trPr>
          <w:cantSplit w:val="0"/>
          <w:tblHeader w:val="0"/>
        </w:trPr>
        <w:tc>
          <w:tcPr/>
          <w:p w:rsidR="00000000" w:rsidDel="00000000" w:rsidP="00000000" w:rsidRDefault="00000000" w:rsidRPr="00000000" w14:paraId="000001EF">
            <w:pPr>
              <w:rPr/>
            </w:pPr>
            <w:r w:rsidDel="00000000" w:rsidR="00000000" w:rsidRPr="00000000">
              <w:rPr>
                <w:rFonts w:ascii="Roboto Mono" w:cs="Roboto Mono" w:eastAsia="Roboto Mono" w:hAnsi="Roboto Mono"/>
                <w:color w:val="188038"/>
                <w:rtl w:val="0"/>
              </w:rPr>
              <w:t xml:space="preserve">refunded_amount</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Fonts w:ascii="Roboto Mono" w:cs="Roboto Mono" w:eastAsia="Roboto Mono" w:hAnsi="Roboto Mono"/>
                <w:color w:val="188038"/>
                <w:rtl w:val="0"/>
              </w:rPr>
              <w:t xml:space="preserve">string[number]</w:t>
            </w:r>
            <w:r w:rsidDel="00000000" w:rsidR="00000000" w:rsidRPr="00000000">
              <w:rPr>
                <w:rtl w:val="0"/>
              </w:rPr>
            </w:r>
          </w:p>
        </w:tc>
        <w:tc>
          <w:tcPr/>
          <w:p w:rsidR="00000000" w:rsidDel="00000000" w:rsidP="00000000" w:rsidRDefault="00000000" w:rsidRPr="00000000" w14:paraId="000001F1">
            <w:pPr>
              <w:rPr/>
            </w:pPr>
            <w:r w:rsidDel="00000000" w:rsidR="00000000" w:rsidRPr="00000000">
              <w:rPr>
                <w:rtl w:val="0"/>
              </w:rPr>
              <w:t xml:space="preserve">Value refunded so far from the order total.</w:t>
            </w:r>
          </w:p>
        </w:tc>
        <w:tc>
          <w:tcPr/>
          <w:p w:rsidR="00000000" w:rsidDel="00000000" w:rsidP="00000000" w:rsidRDefault="00000000" w:rsidRPr="00000000" w14:paraId="000001F2">
            <w:pPr>
              <w:rPr/>
            </w:pPr>
            <w:r w:rsidDel="00000000" w:rsidR="00000000" w:rsidRPr="00000000">
              <w:rPr>
                <w:rtl w:val="0"/>
              </w:rPr>
              <w:t xml:space="preserve">12.223</w:t>
            </w:r>
          </w:p>
        </w:tc>
      </w:tr>
      <w:tr>
        <w:trPr>
          <w:cantSplit w:val="0"/>
          <w:tblHeader w:val="0"/>
        </w:trPr>
        <w:tc>
          <w:tcPr/>
          <w:p w:rsidR="00000000" w:rsidDel="00000000" w:rsidP="00000000" w:rsidRDefault="00000000" w:rsidRPr="00000000" w14:paraId="000001F3">
            <w:pPr>
              <w:rPr/>
            </w:pPr>
            <w:r w:rsidDel="00000000" w:rsidR="00000000" w:rsidRPr="00000000">
              <w:rPr>
                <w:rFonts w:ascii="Roboto Mono" w:cs="Roboto Mono" w:eastAsia="Roboto Mono" w:hAnsi="Roboto Mono"/>
                <w:color w:val="188038"/>
                <w:rtl w:val="0"/>
              </w:rPr>
              <w:t xml:space="preserve">subtotal_ex_tax</w:t>
            </w:r>
            <w:r w:rsidDel="00000000" w:rsidR="00000000" w:rsidRPr="00000000">
              <w:rPr>
                <w:rtl w:val="0"/>
              </w:rPr>
            </w:r>
          </w:p>
        </w:tc>
        <w:tc>
          <w:tcPr/>
          <w:p w:rsidR="00000000" w:rsidDel="00000000" w:rsidP="00000000" w:rsidRDefault="00000000" w:rsidRPr="00000000" w14:paraId="000001F4">
            <w:pPr>
              <w:rPr/>
            </w:pPr>
            <w:r w:rsidDel="00000000" w:rsidR="00000000" w:rsidRPr="00000000">
              <w:rPr>
                <w:rFonts w:ascii="Roboto Mono" w:cs="Roboto Mono" w:eastAsia="Roboto Mono" w:hAnsi="Roboto Mono"/>
                <w:color w:val="188038"/>
                <w:rtl w:val="0"/>
              </w:rPr>
              <w:t xml:space="preserve">string[number]</w:t>
            </w:r>
            <w:r w:rsidDel="00000000" w:rsidR="00000000" w:rsidRPr="00000000">
              <w:rPr>
                <w:rtl w:val="0"/>
              </w:rPr>
            </w:r>
          </w:p>
        </w:tc>
        <w:tc>
          <w:tcPr/>
          <w:p w:rsidR="00000000" w:rsidDel="00000000" w:rsidP="00000000" w:rsidRDefault="00000000" w:rsidRPr="00000000" w14:paraId="000001F5">
            <w:pPr>
              <w:rPr/>
            </w:pPr>
            <w:r w:rsidDel="00000000" w:rsidR="00000000" w:rsidRPr="00000000">
              <w:rPr>
                <w:rtl w:val="0"/>
              </w:rPr>
              <w:t xml:space="preserve">Order value after products and fees, but before discounts, excluding tax. Serves to override other fields.</w:t>
            </w:r>
          </w:p>
        </w:tc>
        <w:tc>
          <w:tcPr/>
          <w:p w:rsidR="00000000" w:rsidDel="00000000" w:rsidP="00000000" w:rsidRDefault="00000000" w:rsidRPr="00000000" w14:paraId="000001F6">
            <w:pPr>
              <w:rPr/>
            </w:pPr>
            <w:r w:rsidDel="00000000" w:rsidR="00000000" w:rsidRPr="00000000">
              <w:rPr>
                <w:rtl w:val="0"/>
              </w:rPr>
              <w:t xml:space="preserve">32.221</w:t>
            </w:r>
          </w:p>
        </w:tc>
      </w:tr>
      <w:tr>
        <w:trPr>
          <w:cantSplit w:val="0"/>
          <w:tblHeader w:val="0"/>
        </w:trPr>
        <w:tc>
          <w:tcPr/>
          <w:p w:rsidR="00000000" w:rsidDel="00000000" w:rsidP="00000000" w:rsidRDefault="00000000" w:rsidRPr="00000000" w14:paraId="000001F7">
            <w:pPr>
              <w:rPr/>
            </w:pPr>
            <w:r w:rsidDel="00000000" w:rsidR="00000000" w:rsidRPr="00000000">
              <w:rPr>
                <w:rFonts w:ascii="Roboto Mono" w:cs="Roboto Mono" w:eastAsia="Roboto Mono" w:hAnsi="Roboto Mono"/>
                <w:color w:val="188038"/>
                <w:rtl w:val="0"/>
              </w:rPr>
              <w:t xml:space="preserve">subtotal_inc_tax</w:t>
            </w:r>
            <w:r w:rsidDel="00000000" w:rsidR="00000000" w:rsidRPr="00000000">
              <w:rPr>
                <w:rtl w:val="0"/>
              </w:rPr>
            </w:r>
          </w:p>
        </w:tc>
        <w:tc>
          <w:tcPr/>
          <w:p w:rsidR="00000000" w:rsidDel="00000000" w:rsidP="00000000" w:rsidRDefault="00000000" w:rsidRPr="00000000" w14:paraId="000001F8">
            <w:pPr>
              <w:rPr/>
            </w:pPr>
            <w:r w:rsidDel="00000000" w:rsidR="00000000" w:rsidRPr="00000000">
              <w:rPr>
                <w:rFonts w:ascii="Roboto Mono" w:cs="Roboto Mono" w:eastAsia="Roboto Mono" w:hAnsi="Roboto Mono"/>
                <w:color w:val="188038"/>
                <w:rtl w:val="0"/>
              </w:rPr>
              <w:t xml:space="preserve">string[number]</w:t>
            </w:r>
            <w:r w:rsidDel="00000000" w:rsidR="00000000" w:rsidRPr="00000000">
              <w:rPr>
                <w:rtl w:val="0"/>
              </w:rPr>
            </w:r>
          </w:p>
        </w:tc>
        <w:tc>
          <w:tcPr/>
          <w:p w:rsidR="00000000" w:rsidDel="00000000" w:rsidP="00000000" w:rsidRDefault="00000000" w:rsidRPr="00000000" w14:paraId="000001F9">
            <w:pPr>
              <w:rPr/>
            </w:pPr>
            <w:r w:rsidDel="00000000" w:rsidR="00000000" w:rsidRPr="00000000">
              <w:rPr>
                <w:rtl w:val="0"/>
              </w:rPr>
              <w:t xml:space="preserve">Order value after products and fees, but before discounts, including tax. Must be included if the </w:t>
            </w:r>
            <w:r w:rsidDel="00000000" w:rsidR="00000000" w:rsidRPr="00000000">
              <w:rPr>
                <w:rFonts w:ascii="Roboto Mono" w:cs="Roboto Mono" w:eastAsia="Roboto Mono" w:hAnsi="Roboto Mono"/>
                <w:color w:val="188038"/>
                <w:rtl w:val="0"/>
              </w:rPr>
              <w:t xml:space="preserve">_ex_tax</w:t>
            </w:r>
            <w:r w:rsidDel="00000000" w:rsidR="00000000" w:rsidRPr="00000000">
              <w:rPr>
                <w:rtl w:val="0"/>
              </w:rPr>
              <w:t xml:space="preserve"> field is.</w:t>
            </w:r>
          </w:p>
        </w:tc>
        <w:tc>
          <w:tcPr/>
          <w:p w:rsidR="00000000" w:rsidDel="00000000" w:rsidP="00000000" w:rsidRDefault="00000000" w:rsidRPr="00000000" w14:paraId="000001FA">
            <w:pPr>
              <w:rPr/>
            </w:pPr>
            <w:r w:rsidDel="00000000" w:rsidR="00000000" w:rsidRPr="00000000">
              <w:rPr>
                <w:rtl w:val="0"/>
              </w:rPr>
              <w:t xml:space="preserve">32.333</w:t>
            </w:r>
          </w:p>
        </w:tc>
      </w:tr>
      <w:tr>
        <w:trPr>
          <w:cantSplit w:val="0"/>
          <w:tblHeader w:val="0"/>
        </w:trPr>
        <w:tc>
          <w:tcPr/>
          <w:p w:rsidR="00000000" w:rsidDel="00000000" w:rsidP="00000000" w:rsidRDefault="00000000" w:rsidRPr="00000000" w14:paraId="000001FB">
            <w:pPr>
              <w:rPr/>
            </w:pPr>
            <w:r w:rsidDel="00000000" w:rsidR="00000000" w:rsidRPr="00000000">
              <w:rPr>
                <w:rFonts w:ascii="Roboto Mono" w:cs="Roboto Mono" w:eastAsia="Roboto Mono" w:hAnsi="Roboto Mono"/>
                <w:color w:val="188038"/>
                <w:rtl w:val="0"/>
              </w:rPr>
              <w:t xml:space="preserve">total_ex_tax</w:t>
            </w:r>
            <w:r w:rsidDel="00000000" w:rsidR="00000000" w:rsidRPr="00000000">
              <w:rPr>
                <w:rtl w:val="0"/>
              </w:rPr>
            </w:r>
          </w:p>
        </w:tc>
        <w:tc>
          <w:tcPr/>
          <w:p w:rsidR="00000000" w:rsidDel="00000000" w:rsidP="00000000" w:rsidRDefault="00000000" w:rsidRPr="00000000" w14:paraId="000001FC">
            <w:pPr>
              <w:rPr/>
            </w:pPr>
            <w:r w:rsidDel="00000000" w:rsidR="00000000" w:rsidRPr="00000000">
              <w:rPr>
                <w:rFonts w:ascii="Roboto Mono" w:cs="Roboto Mono" w:eastAsia="Roboto Mono" w:hAnsi="Roboto Mono"/>
                <w:color w:val="188038"/>
                <w:rtl w:val="0"/>
              </w:rPr>
              <w:t xml:space="preserve">string[number]</w:t>
            </w:r>
            <w:r w:rsidDel="00000000" w:rsidR="00000000" w:rsidRPr="00000000">
              <w:rPr>
                <w:rtl w:val="0"/>
              </w:rPr>
            </w:r>
          </w:p>
        </w:tc>
        <w:tc>
          <w:tcPr/>
          <w:p w:rsidR="00000000" w:rsidDel="00000000" w:rsidP="00000000" w:rsidRDefault="00000000" w:rsidRPr="00000000" w14:paraId="000001FD">
            <w:pPr>
              <w:rPr/>
            </w:pPr>
            <w:r w:rsidDel="00000000" w:rsidR="00000000" w:rsidRPr="00000000">
              <w:rPr>
                <w:rtl w:val="0"/>
              </w:rPr>
              <w:t xml:space="preserve">Final order value, excluding tax. Serves to override other fields.</w:t>
            </w:r>
          </w:p>
        </w:tc>
        <w:tc>
          <w:tcPr/>
          <w:p w:rsidR="00000000" w:rsidDel="00000000" w:rsidP="00000000" w:rsidRDefault="00000000" w:rsidRPr="00000000" w14:paraId="000001FE">
            <w:pPr>
              <w:rPr/>
            </w:pPr>
            <w:r w:rsidDel="00000000" w:rsidR="00000000" w:rsidRPr="00000000">
              <w:rPr>
                <w:rtl w:val="0"/>
              </w:rPr>
              <w:t xml:space="preserve">19.998</w:t>
            </w:r>
          </w:p>
        </w:tc>
      </w:tr>
      <w:tr>
        <w:trPr>
          <w:cantSplit w:val="0"/>
          <w:tblHeader w:val="0"/>
        </w:trPr>
        <w:tc>
          <w:tcPr/>
          <w:p w:rsidR="00000000" w:rsidDel="00000000" w:rsidP="00000000" w:rsidRDefault="00000000" w:rsidRPr="00000000" w14:paraId="000001FF">
            <w:pPr>
              <w:rPr/>
            </w:pPr>
            <w:r w:rsidDel="00000000" w:rsidR="00000000" w:rsidRPr="00000000">
              <w:rPr>
                <w:rFonts w:ascii="Roboto Mono" w:cs="Roboto Mono" w:eastAsia="Roboto Mono" w:hAnsi="Roboto Mono"/>
                <w:color w:val="188038"/>
                <w:rtl w:val="0"/>
              </w:rPr>
              <w:t xml:space="preserve">total_inc_tax</w:t>
            </w:r>
            <w:r w:rsidDel="00000000" w:rsidR="00000000" w:rsidRPr="00000000">
              <w:rPr>
                <w:rtl w:val="0"/>
              </w:rPr>
            </w:r>
          </w:p>
        </w:tc>
        <w:tc>
          <w:tcPr/>
          <w:p w:rsidR="00000000" w:rsidDel="00000000" w:rsidP="00000000" w:rsidRDefault="00000000" w:rsidRPr="00000000" w14:paraId="00000200">
            <w:pPr>
              <w:rPr/>
            </w:pPr>
            <w:r w:rsidDel="00000000" w:rsidR="00000000" w:rsidRPr="00000000">
              <w:rPr>
                <w:rFonts w:ascii="Roboto Mono" w:cs="Roboto Mono" w:eastAsia="Roboto Mono" w:hAnsi="Roboto Mono"/>
                <w:color w:val="188038"/>
                <w:rtl w:val="0"/>
              </w:rPr>
              <w:t xml:space="preserve">string[number]</w:t>
            </w:r>
            <w:r w:rsidDel="00000000" w:rsidR="00000000" w:rsidRPr="00000000">
              <w:rPr>
                <w:rtl w:val="0"/>
              </w:rPr>
            </w:r>
          </w:p>
        </w:tc>
        <w:tc>
          <w:tcPr/>
          <w:p w:rsidR="00000000" w:rsidDel="00000000" w:rsidP="00000000" w:rsidRDefault="00000000" w:rsidRPr="00000000" w14:paraId="00000201">
            <w:pPr>
              <w:rPr/>
            </w:pPr>
            <w:r w:rsidDel="00000000" w:rsidR="00000000" w:rsidRPr="00000000">
              <w:rPr>
                <w:rtl w:val="0"/>
              </w:rPr>
              <w:t xml:space="preserve">Final order value, including tax. Must be included if the </w:t>
            </w:r>
            <w:r w:rsidDel="00000000" w:rsidR="00000000" w:rsidRPr="00000000">
              <w:rPr>
                <w:rFonts w:ascii="Roboto Mono" w:cs="Roboto Mono" w:eastAsia="Roboto Mono" w:hAnsi="Roboto Mono"/>
                <w:color w:val="188038"/>
                <w:rtl w:val="0"/>
              </w:rPr>
              <w:t xml:space="preserve">_ex_tax</w:t>
            </w:r>
            <w:r w:rsidDel="00000000" w:rsidR="00000000" w:rsidRPr="00000000">
              <w:rPr>
                <w:rtl w:val="0"/>
              </w:rPr>
              <w:t xml:space="preserve"> field is.</w:t>
            </w:r>
          </w:p>
        </w:tc>
        <w:tc>
          <w:tcPr/>
          <w:p w:rsidR="00000000" w:rsidDel="00000000" w:rsidP="00000000" w:rsidRDefault="00000000" w:rsidRPr="00000000" w14:paraId="00000202">
            <w:pPr>
              <w:rPr/>
            </w:pPr>
            <w:r w:rsidDel="00000000" w:rsidR="00000000" w:rsidRPr="00000000">
              <w:rPr>
                <w:rtl w:val="0"/>
              </w:rPr>
              <w:t xml:space="preserve">20.011</w:t>
            </w:r>
          </w:p>
        </w:tc>
      </w:tr>
      <w:tr>
        <w:trPr>
          <w:cantSplit w:val="0"/>
          <w:tblHeader w:val="0"/>
        </w:trPr>
        <w:tc>
          <w:tcPr/>
          <w:p w:rsidR="00000000" w:rsidDel="00000000" w:rsidP="00000000" w:rsidRDefault="00000000" w:rsidRPr="00000000" w14:paraId="00000203">
            <w:pPr>
              <w:rPr/>
            </w:pPr>
            <w:r w:rsidDel="00000000" w:rsidR="00000000" w:rsidRPr="00000000">
              <w:rPr>
                <w:rFonts w:ascii="Roboto Mono" w:cs="Roboto Mono" w:eastAsia="Roboto Mono" w:hAnsi="Roboto Mono"/>
                <w:color w:val="188038"/>
                <w:rtl w:val="0"/>
              </w:rPr>
              <w:t xml:space="preserve">payment_method</w:t>
            </w:r>
            <w:r w:rsidDel="00000000" w:rsidR="00000000" w:rsidRPr="00000000">
              <w:rPr>
                <w:rtl w:val="0"/>
              </w:rPr>
            </w:r>
          </w:p>
        </w:tc>
        <w:tc>
          <w:tcPr/>
          <w:p w:rsidR="00000000" w:rsidDel="00000000" w:rsidP="00000000" w:rsidRDefault="00000000" w:rsidRPr="00000000" w14:paraId="00000204">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205">
            <w:pPr>
              <w:rPr/>
            </w:pPr>
            <w:r w:rsidDel="00000000" w:rsidR="00000000" w:rsidRPr="00000000">
              <w:rPr>
                <w:rtl w:val="0"/>
              </w:rPr>
              <w:t xml:space="preserve">Display name of the payment method on the order.</w:t>
            </w:r>
          </w:p>
        </w:tc>
        <w:tc>
          <w:tcPr/>
          <w:p w:rsidR="00000000" w:rsidDel="00000000" w:rsidP="00000000" w:rsidRDefault="00000000" w:rsidRPr="00000000" w14:paraId="00000206">
            <w:pPr>
              <w:rPr/>
            </w:pPr>
            <w:r w:rsidDel="00000000" w:rsidR="00000000" w:rsidRPr="00000000">
              <w:rPr>
                <w:rtl w:val="0"/>
              </w:rPr>
              <w:t xml:space="preserve">Manual</w:t>
            </w:r>
          </w:p>
        </w:tc>
      </w:tr>
      <w:tr>
        <w:trPr>
          <w:cantSplit w:val="0"/>
          <w:tblHeader w:val="0"/>
        </w:trPr>
        <w:tc>
          <w:tcPr/>
          <w:p w:rsidR="00000000" w:rsidDel="00000000" w:rsidP="00000000" w:rsidRDefault="00000000" w:rsidRPr="00000000" w14:paraId="00000207">
            <w:pPr>
              <w:rPr/>
            </w:pPr>
            <w:r w:rsidDel="00000000" w:rsidR="00000000" w:rsidRPr="00000000">
              <w:rPr>
                <w:rFonts w:ascii="Roboto Mono" w:cs="Roboto Mono" w:eastAsia="Roboto Mono" w:hAnsi="Roboto Mono"/>
                <w:color w:val="188038"/>
                <w:rtl w:val="0"/>
              </w:rPr>
              <w:t xml:space="preserve">payment_provider_id</w:t>
            </w:r>
            <w:r w:rsidDel="00000000" w:rsidR="00000000" w:rsidRPr="00000000">
              <w:rPr>
                <w:rtl w:val="0"/>
              </w:rPr>
            </w:r>
          </w:p>
        </w:tc>
        <w:tc>
          <w:tcPr/>
          <w:p w:rsidR="00000000" w:rsidDel="00000000" w:rsidP="00000000" w:rsidRDefault="00000000" w:rsidRPr="00000000" w14:paraId="00000208">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p w:rsidR="00000000" w:rsidDel="00000000" w:rsidP="00000000" w:rsidRDefault="00000000" w:rsidRPr="00000000" w14:paraId="00000209">
            <w:pPr>
              <w:rPr/>
            </w:pPr>
            <w:r w:rsidDel="00000000" w:rsidR="00000000" w:rsidRPr="00000000">
              <w:rPr>
                <w:rtl w:val="0"/>
              </w:rPr>
              <w:t xml:space="preserve">Payment provider’s ID code. May be a numeric ID or a character code.</w:t>
            </w:r>
          </w:p>
        </w:tc>
        <w:tc>
          <w:tcPr/>
          <w:p w:rsidR="00000000" w:rsidDel="00000000" w:rsidP="00000000" w:rsidRDefault="00000000" w:rsidRPr="00000000" w14:paraId="0000020A">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0B">
            <w:pPr>
              <w:rPr/>
            </w:pPr>
            <w:r w:rsidDel="00000000" w:rsidR="00000000" w:rsidRPr="00000000">
              <w:rPr>
                <w:rFonts w:ascii="Roboto Mono" w:cs="Roboto Mono" w:eastAsia="Roboto Mono" w:hAnsi="Roboto Mono"/>
                <w:color w:val="188038"/>
                <w:rtl w:val="0"/>
              </w:rPr>
              <w:t xml:space="preserve">channel_id</w:t>
            </w:r>
            <w:r w:rsidDel="00000000" w:rsidR="00000000" w:rsidRPr="00000000">
              <w:rPr>
                <w:rtl w:val="0"/>
              </w:rPr>
            </w:r>
          </w:p>
        </w:tc>
        <w:tc>
          <w:tcPr/>
          <w:p w:rsidR="00000000" w:rsidDel="00000000" w:rsidP="00000000" w:rsidRDefault="00000000" w:rsidRPr="00000000" w14:paraId="0000020C">
            <w:pPr>
              <w:rPr/>
            </w:pPr>
            <w:r w:rsidDel="00000000" w:rsidR="00000000" w:rsidRPr="00000000">
              <w:rPr>
                <w:rFonts w:ascii="Roboto Mono" w:cs="Roboto Mono" w:eastAsia="Roboto Mono" w:hAnsi="Roboto Mono"/>
                <w:color w:val="188038"/>
                <w:rtl w:val="0"/>
              </w:rPr>
              <w:t xml:space="preserve">integer</w:t>
            </w:r>
            <w:r w:rsidDel="00000000" w:rsidR="00000000" w:rsidRPr="00000000">
              <w:rPr>
                <w:rtl w:val="0"/>
              </w:rPr>
            </w:r>
          </w:p>
        </w:tc>
        <w:tc>
          <w:tcPr/>
          <w:p w:rsidR="00000000" w:rsidDel="00000000" w:rsidP="00000000" w:rsidRDefault="00000000" w:rsidRPr="00000000" w14:paraId="0000020D">
            <w:pPr>
              <w:rPr/>
            </w:pPr>
            <w:r w:rsidDel="00000000" w:rsidR="00000000" w:rsidRPr="00000000">
              <w:rPr>
                <w:rtl w:val="0"/>
              </w:rPr>
              <w:t xml:space="preserve">The unique channel ID for the sales channel on which the order was placed.</w:t>
            </w:r>
          </w:p>
        </w:tc>
        <w:tc>
          <w:tcPr/>
          <w:p w:rsidR="00000000" w:rsidDel="00000000" w:rsidP="00000000" w:rsidRDefault="00000000" w:rsidRPr="00000000" w14:paraId="0000020E">
            <w:pPr>
              <w:rPr/>
            </w:pPr>
            <w:r w:rsidDel="00000000" w:rsidR="00000000" w:rsidRPr="00000000">
              <w:rPr>
                <w:rtl w:val="0"/>
              </w:rPr>
              <w:t xml:space="preserve">456</w:t>
            </w:r>
          </w:p>
        </w:tc>
      </w:tr>
      <w:tr>
        <w:trPr>
          <w:cantSplit w:val="0"/>
          <w:tblHeader w:val="0"/>
        </w:trPr>
        <w:tc>
          <w:tcPr/>
          <w:p w:rsidR="00000000" w:rsidDel="00000000" w:rsidP="00000000" w:rsidRDefault="00000000" w:rsidRPr="00000000" w14:paraId="0000020F">
            <w:pPr>
              <w:rPr/>
            </w:pPr>
            <w:r w:rsidDel="00000000" w:rsidR="00000000" w:rsidRPr="00000000">
              <w:rPr>
                <w:rFonts w:ascii="Roboto Mono" w:cs="Roboto Mono" w:eastAsia="Roboto Mono" w:hAnsi="Roboto Mono"/>
                <w:color w:val="188038"/>
                <w:rtl w:val="0"/>
              </w:rPr>
              <w:t xml:space="preserve">customer_locale</w:t>
            </w:r>
            <w:r w:rsidDel="00000000" w:rsidR="00000000" w:rsidRPr="00000000">
              <w:rPr>
                <w:rtl w:val="0"/>
              </w:rPr>
            </w:r>
          </w:p>
        </w:tc>
        <w:tc>
          <w:tcPr/>
          <w:p w:rsidR="00000000" w:rsidDel="00000000" w:rsidP="00000000" w:rsidRDefault="00000000" w:rsidRPr="00000000" w14:paraId="00000210">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211">
            <w:pPr>
              <w:rPr/>
            </w:pPr>
            <w:r w:rsidDel="00000000" w:rsidR="00000000" w:rsidRPr="00000000">
              <w:rPr>
                <w:rtl w:val="0"/>
              </w:rPr>
              <w:t xml:space="preserve">The 2, 3, 5, or 6 character locale active when the customer checked out.</w:t>
            </w:r>
          </w:p>
        </w:tc>
        <w:tc>
          <w:tcPr/>
          <w:p w:rsidR="00000000" w:rsidDel="00000000" w:rsidP="00000000" w:rsidRDefault="00000000" w:rsidRPr="00000000" w14:paraId="00000212">
            <w:pPr>
              <w:rPr/>
            </w:pPr>
            <w:r w:rsidDel="00000000" w:rsidR="00000000" w:rsidRPr="00000000">
              <w:rPr>
                <w:rtl w:val="0"/>
              </w:rPr>
              <w:t xml:space="preserve">en-US</w:t>
            </w:r>
          </w:p>
        </w:tc>
      </w:tr>
      <w:tr>
        <w:trPr>
          <w:cantSplit w:val="0"/>
          <w:tblHeader w:val="0"/>
        </w:trPr>
        <w:tc>
          <w:tcPr/>
          <w:p w:rsidR="00000000" w:rsidDel="00000000" w:rsidP="00000000" w:rsidRDefault="00000000" w:rsidRPr="00000000" w14:paraId="00000213">
            <w:pPr>
              <w:rPr/>
            </w:pPr>
            <w:r w:rsidDel="00000000" w:rsidR="00000000" w:rsidRPr="00000000">
              <w:rPr>
                <w:rFonts w:ascii="Roboto Mono" w:cs="Roboto Mono" w:eastAsia="Roboto Mono" w:hAnsi="Roboto Mono"/>
                <w:color w:val="188038"/>
                <w:rtl w:val="0"/>
              </w:rPr>
              <w:t xml:space="preserve">items_shipped</w:t>
            </w:r>
            <w:r w:rsidDel="00000000" w:rsidR="00000000" w:rsidRPr="00000000">
              <w:rPr>
                <w:rtl w:val="0"/>
              </w:rPr>
            </w:r>
          </w:p>
        </w:tc>
        <w:tc>
          <w:tcPr/>
          <w:p w:rsidR="00000000" w:rsidDel="00000000" w:rsidP="00000000" w:rsidRDefault="00000000" w:rsidRPr="00000000" w14:paraId="00000214">
            <w:pPr>
              <w:rPr/>
            </w:pPr>
            <w:r w:rsidDel="00000000" w:rsidR="00000000" w:rsidRPr="00000000">
              <w:rPr>
                <w:rFonts w:ascii="Roboto Mono" w:cs="Roboto Mono" w:eastAsia="Roboto Mono" w:hAnsi="Roboto Mono"/>
                <w:color w:val="188038"/>
                <w:rtl w:val="0"/>
              </w:rPr>
              <w:t xml:space="preserve">integer</w:t>
            </w:r>
            <w:r w:rsidDel="00000000" w:rsidR="00000000" w:rsidRPr="00000000">
              <w:rPr>
                <w:rtl w:val="0"/>
              </w:rPr>
            </w:r>
          </w:p>
        </w:tc>
        <w:tc>
          <w:tcPr/>
          <w:p w:rsidR="00000000" w:rsidDel="00000000" w:rsidP="00000000" w:rsidRDefault="00000000" w:rsidRPr="00000000" w14:paraId="00000215">
            <w:pPr>
              <w:rPr/>
            </w:pPr>
            <w:r w:rsidDel="00000000" w:rsidR="00000000" w:rsidRPr="00000000">
              <w:rPr>
                <w:rtl w:val="0"/>
              </w:rPr>
              <w:t xml:space="preserve">The number of items for which shipments have been created.</w:t>
            </w:r>
          </w:p>
        </w:tc>
        <w:tc>
          <w:tcPr/>
          <w:p w:rsidR="00000000" w:rsidDel="00000000" w:rsidP="00000000" w:rsidRDefault="00000000" w:rsidRPr="00000000" w14:paraId="00000216">
            <w:pPr>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217">
            <w:pPr>
              <w:rPr/>
            </w:pPr>
            <w:r w:rsidDel="00000000" w:rsidR="00000000" w:rsidRPr="00000000">
              <w:rPr>
                <w:rFonts w:ascii="Roboto Mono" w:cs="Roboto Mono" w:eastAsia="Roboto Mono" w:hAnsi="Roboto Mono"/>
                <w:color w:val="188038"/>
                <w:rtl w:val="0"/>
              </w:rPr>
              <w:t xml:space="preserve">items_total</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Fonts w:ascii="Roboto Mono" w:cs="Roboto Mono" w:eastAsia="Roboto Mono" w:hAnsi="Roboto Mono"/>
                <w:color w:val="188038"/>
                <w:rtl w:val="0"/>
              </w:rPr>
              <w:t xml:space="preserve">integer</w:t>
            </w:r>
            <w:r w:rsidDel="00000000" w:rsidR="00000000" w:rsidRPr="00000000">
              <w:rPr>
                <w:rtl w:val="0"/>
              </w:rPr>
            </w:r>
          </w:p>
        </w:tc>
        <w:tc>
          <w:tcPr/>
          <w:p w:rsidR="00000000" w:rsidDel="00000000" w:rsidP="00000000" w:rsidRDefault="00000000" w:rsidRPr="00000000" w14:paraId="00000219">
            <w:pPr>
              <w:rPr/>
            </w:pPr>
            <w:r w:rsidDel="00000000" w:rsidR="00000000" w:rsidRPr="00000000">
              <w:rPr>
                <w:rtl w:val="0"/>
              </w:rPr>
              <w:t xml:space="preserve">The total number of items in the order (includes line items and quantities).</w:t>
            </w:r>
          </w:p>
        </w:tc>
        <w:tc>
          <w:tcPr/>
          <w:p w:rsidR="00000000" w:rsidDel="00000000" w:rsidP="00000000" w:rsidRDefault="00000000" w:rsidRPr="00000000" w14:paraId="0000021A">
            <w:pPr>
              <w:rPr/>
            </w:pPr>
            <w:r w:rsidDel="00000000" w:rsidR="00000000" w:rsidRPr="00000000">
              <w:rPr>
                <w:rtl w:val="0"/>
              </w:rPr>
              <w:t xml:space="preserve">23</w:t>
            </w:r>
          </w:p>
        </w:tc>
      </w:tr>
      <w:tr>
        <w:trPr>
          <w:cantSplit w:val="0"/>
          <w:tblHeader w:val="0"/>
        </w:trPr>
        <w:tc>
          <w:tcPr/>
          <w:p w:rsidR="00000000" w:rsidDel="00000000" w:rsidP="00000000" w:rsidRDefault="00000000" w:rsidRPr="00000000" w14:paraId="0000021B">
            <w:pPr>
              <w:rPr/>
            </w:pPr>
            <w:r w:rsidDel="00000000" w:rsidR="00000000" w:rsidRPr="00000000">
              <w:rPr>
                <w:rFonts w:ascii="Roboto Mono" w:cs="Roboto Mono" w:eastAsia="Roboto Mono" w:hAnsi="Roboto Mono"/>
                <w:color w:val="188038"/>
                <w:rtl w:val="0"/>
              </w:rPr>
              <w:t xml:space="preserve">customer_message</w:t>
            </w:r>
            <w:r w:rsidDel="00000000" w:rsidR="00000000" w:rsidRPr="00000000">
              <w:rPr>
                <w:rtl w:val="0"/>
              </w:rPr>
            </w:r>
          </w:p>
        </w:tc>
        <w:tc>
          <w:tcPr/>
          <w:p w:rsidR="00000000" w:rsidDel="00000000" w:rsidP="00000000" w:rsidRDefault="00000000" w:rsidRPr="00000000" w14:paraId="0000021C">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21D">
            <w:pPr>
              <w:rPr/>
            </w:pPr>
            <w:r w:rsidDel="00000000" w:rsidR="00000000" w:rsidRPr="00000000">
              <w:rPr>
                <w:rtl w:val="0"/>
              </w:rPr>
              <w:t xml:space="preserve">Message provided in the order comments section at checkout.</w:t>
            </w:r>
          </w:p>
        </w:tc>
        <w:tc>
          <w:tcPr/>
          <w:p w:rsidR="00000000" w:rsidDel="00000000" w:rsidP="00000000" w:rsidRDefault="00000000" w:rsidRPr="00000000" w14:paraId="0000021E">
            <w:pPr>
              <w:rPr/>
            </w:pPr>
            <w:r w:rsidDel="00000000" w:rsidR="00000000" w:rsidRPr="00000000">
              <w:rPr>
                <w:rtl w:val="0"/>
              </w:rPr>
              <w:t xml:space="preserve">Thank you for your help today!</w:t>
            </w:r>
          </w:p>
        </w:tc>
      </w:tr>
      <w:tr>
        <w:trPr>
          <w:cantSplit w:val="0"/>
          <w:tblHeader w:val="0"/>
        </w:trPr>
        <w:tc>
          <w:tcPr/>
          <w:p w:rsidR="00000000" w:rsidDel="00000000" w:rsidP="00000000" w:rsidRDefault="00000000" w:rsidRPr="00000000" w14:paraId="0000021F">
            <w:pPr>
              <w:rPr/>
            </w:pPr>
            <w:r w:rsidDel="00000000" w:rsidR="00000000" w:rsidRPr="00000000">
              <w:rPr>
                <w:rFonts w:ascii="Roboto Mono" w:cs="Roboto Mono" w:eastAsia="Roboto Mono" w:hAnsi="Roboto Mono"/>
                <w:color w:val="188038"/>
                <w:rtl w:val="0"/>
              </w:rPr>
              <w:t xml:space="preserve">staff_notes</w:t>
            </w:r>
            <w:r w:rsidDel="00000000" w:rsidR="00000000" w:rsidRPr="00000000">
              <w:rPr>
                <w:rtl w:val="0"/>
              </w:rPr>
            </w:r>
          </w:p>
        </w:tc>
        <w:tc>
          <w:tcPr/>
          <w:p w:rsidR="00000000" w:rsidDel="00000000" w:rsidP="00000000" w:rsidRDefault="00000000" w:rsidRPr="00000000" w14:paraId="00000220">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221">
            <w:pPr>
              <w:rPr/>
            </w:pPr>
            <w:r w:rsidDel="00000000" w:rsidR="00000000" w:rsidRPr="00000000">
              <w:rPr>
                <w:rtl w:val="0"/>
              </w:rPr>
              <w:t xml:space="preserve">Message provided to/by your staff. Not visible to customers.</w:t>
            </w:r>
          </w:p>
        </w:tc>
        <w:tc>
          <w:tcPr/>
          <w:p w:rsidR="00000000" w:rsidDel="00000000" w:rsidP="00000000" w:rsidRDefault="00000000" w:rsidRPr="00000000" w14:paraId="00000222">
            <w:pPr>
              <w:rPr/>
            </w:pPr>
            <w:r w:rsidDel="00000000" w:rsidR="00000000" w:rsidRPr="00000000">
              <w:rPr>
                <w:rtl w:val="0"/>
              </w:rPr>
              <w:t xml:space="preserve">Invoice number 123546</w:t>
            </w:r>
          </w:p>
        </w:tc>
      </w:tr>
      <w:tr>
        <w:trPr>
          <w:cantSplit w:val="0"/>
          <w:tblHeader w:val="0"/>
        </w:trPr>
        <w:tc>
          <w:tcPr/>
          <w:p w:rsidR="00000000" w:rsidDel="00000000" w:rsidP="00000000" w:rsidRDefault="00000000" w:rsidRPr="00000000" w14:paraId="00000223">
            <w:pPr>
              <w:rPr/>
            </w:pPr>
            <w:r w:rsidDel="00000000" w:rsidR="00000000" w:rsidRPr="00000000">
              <w:rPr>
                <w:rFonts w:ascii="Roboto Mono" w:cs="Roboto Mono" w:eastAsia="Roboto Mono" w:hAnsi="Roboto Mono"/>
                <w:color w:val="188038"/>
                <w:rtl w:val="0"/>
              </w:rPr>
              <w:t xml:space="preserve">ebay_order_id</w:t>
            </w:r>
            <w:r w:rsidDel="00000000" w:rsidR="00000000" w:rsidRPr="00000000">
              <w:rPr>
                <w:rtl w:val="0"/>
              </w:rPr>
            </w:r>
          </w:p>
        </w:tc>
        <w:tc>
          <w:tcPr/>
          <w:p w:rsidR="00000000" w:rsidDel="00000000" w:rsidP="00000000" w:rsidRDefault="00000000" w:rsidRPr="00000000" w14:paraId="00000224">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225">
            <w:pPr>
              <w:rPr/>
            </w:pPr>
            <w:r w:rsidDel="00000000" w:rsidR="00000000" w:rsidRPr="00000000">
              <w:rPr>
                <w:rtl w:val="0"/>
              </w:rPr>
              <w:t xml:space="preserve">Order ID reported by eBay if the order originated there.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otherwise.</w:t>
            </w:r>
          </w:p>
        </w:tc>
        <w:tc>
          <w:tcPr/>
          <w:p w:rsidR="00000000" w:rsidDel="00000000" w:rsidP="00000000" w:rsidRDefault="00000000" w:rsidRPr="00000000" w14:paraId="00000226">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227">
            <w:pPr>
              <w:rPr/>
            </w:pPr>
            <w:r w:rsidDel="00000000" w:rsidR="00000000" w:rsidRPr="00000000">
              <w:rPr>
                <w:rFonts w:ascii="Roboto Mono" w:cs="Roboto Mono" w:eastAsia="Roboto Mono" w:hAnsi="Roboto Mono"/>
                <w:color w:val="188038"/>
                <w:rtl w:val="0"/>
              </w:rPr>
              <w:t xml:space="preserve">external_merchant_id</w:t>
            </w:r>
            <w:r w:rsidDel="00000000" w:rsidR="00000000" w:rsidRPr="00000000">
              <w:rPr>
                <w:rtl w:val="0"/>
              </w:rPr>
            </w:r>
          </w:p>
        </w:tc>
        <w:tc>
          <w:tcPr/>
          <w:p w:rsidR="00000000" w:rsidDel="00000000" w:rsidP="00000000" w:rsidRDefault="00000000" w:rsidRPr="00000000" w14:paraId="00000228">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229">
            <w:pPr>
              <w:rPr/>
            </w:pPr>
            <w:r w:rsidDel="00000000" w:rsidR="00000000" w:rsidRPr="00000000">
              <w:rPr>
                <w:rtl w:val="0"/>
              </w:rPr>
              <w:t xml:space="preserve">Order ID from your data’s source of truth. Only writable at time of order creation.</w:t>
            </w:r>
          </w:p>
        </w:tc>
        <w:tc>
          <w:tcPr/>
          <w:p w:rsidR="00000000" w:rsidDel="00000000" w:rsidP="00000000" w:rsidRDefault="00000000" w:rsidRPr="00000000" w14:paraId="0000022A">
            <w:pPr>
              <w:rPr/>
            </w:pP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tc>
      </w:tr>
      <w:tr>
        <w:trPr>
          <w:cantSplit w:val="0"/>
          <w:tblHeader w:val="0"/>
        </w:trPr>
        <w:tc>
          <w:tcPr/>
          <w:p w:rsidR="00000000" w:rsidDel="00000000" w:rsidP="00000000" w:rsidRDefault="00000000" w:rsidRPr="00000000" w14:paraId="0000022B">
            <w:pPr>
              <w:rPr/>
            </w:pPr>
            <w:r w:rsidDel="00000000" w:rsidR="00000000" w:rsidRPr="00000000">
              <w:rPr>
                <w:rFonts w:ascii="Roboto Mono" w:cs="Roboto Mono" w:eastAsia="Roboto Mono" w:hAnsi="Roboto Mono"/>
                <w:color w:val="188038"/>
                <w:rtl w:val="0"/>
              </w:rPr>
              <w:t xml:space="preserve">external_order_id</w:t>
            </w:r>
            <w:r w:rsidDel="00000000" w:rsidR="00000000" w:rsidRPr="00000000">
              <w:rPr>
                <w:rtl w:val="0"/>
              </w:rPr>
            </w:r>
          </w:p>
        </w:tc>
        <w:tc>
          <w:tcPr/>
          <w:p w:rsidR="00000000" w:rsidDel="00000000" w:rsidP="00000000" w:rsidRDefault="00000000" w:rsidRPr="00000000" w14:paraId="0000022C">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22D">
            <w:pPr>
              <w:rPr/>
            </w:pPr>
            <w:r w:rsidDel="00000000" w:rsidR="00000000" w:rsidRPr="00000000">
              <w:rPr>
                <w:rtl w:val="0"/>
              </w:rPr>
              <w:t xml:space="preserve">Order ID from an external system. Writable and updatable.</w:t>
            </w:r>
          </w:p>
        </w:tc>
        <w:tc>
          <w:tcPr/>
          <w:p w:rsidR="00000000" w:rsidDel="00000000" w:rsidP="00000000" w:rsidRDefault="00000000" w:rsidRPr="00000000" w14:paraId="0000022E">
            <w:pPr>
              <w:rPr/>
            </w:pP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tc>
      </w:tr>
      <w:tr>
        <w:trPr>
          <w:cantSplit w:val="0"/>
          <w:tblHeader w:val="0"/>
        </w:trPr>
        <w:tc>
          <w:tcPr/>
          <w:p w:rsidR="00000000" w:rsidDel="00000000" w:rsidP="00000000" w:rsidRDefault="00000000" w:rsidRPr="00000000" w14:paraId="0000022F">
            <w:pPr>
              <w:rPr/>
            </w:pPr>
            <w:r w:rsidDel="00000000" w:rsidR="00000000" w:rsidRPr="00000000">
              <w:rPr>
                <w:rFonts w:ascii="Roboto Mono" w:cs="Roboto Mono" w:eastAsia="Roboto Mono" w:hAnsi="Roboto Mono"/>
                <w:color w:val="188038"/>
                <w:rtl w:val="0"/>
              </w:rPr>
              <w:t xml:space="preserve">external_source</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231">
            <w:pPr>
              <w:rPr/>
            </w:pPr>
            <w:r w:rsidDel="00000000" w:rsidR="00000000" w:rsidRPr="00000000">
              <w:rPr>
                <w:rtl w:val="0"/>
              </w:rPr>
              <w:t xml:space="preserve">Indicates how the order originated. For all orders in your initial migration, this should have the value </w:t>
            </w:r>
            <w:r w:rsidDel="00000000" w:rsidR="00000000" w:rsidRPr="00000000">
              <w:rPr>
                <w:rFonts w:ascii="Roboto Mono" w:cs="Roboto Mono" w:eastAsia="Roboto Mono" w:hAnsi="Roboto Mono"/>
                <w:color w:val="188038"/>
                <w:rtl w:val="0"/>
              </w:rPr>
              <w:t xml:space="preserve">M-MIG</w:t>
            </w:r>
            <w:r w:rsidDel="00000000" w:rsidR="00000000" w:rsidRPr="00000000">
              <w:rPr>
                <w:rtl w:val="0"/>
              </w:rPr>
              <w:t xml:space="preserve">.</w:t>
            </w:r>
          </w:p>
        </w:tc>
        <w:tc>
          <w:tcPr/>
          <w:p w:rsidR="00000000" w:rsidDel="00000000" w:rsidP="00000000" w:rsidRDefault="00000000" w:rsidRPr="00000000" w14:paraId="00000232">
            <w:pPr>
              <w:rPr/>
            </w:pPr>
            <w:r w:rsidDel="00000000" w:rsidR="00000000" w:rsidRPr="00000000">
              <w:rPr>
                <w:rtl w:val="0"/>
              </w:rPr>
              <w:t xml:space="preserve">M-MIG</w:t>
            </w:r>
          </w:p>
        </w:tc>
      </w:tr>
      <w:tr>
        <w:trPr>
          <w:cantSplit w:val="0"/>
          <w:tblHeader w:val="0"/>
        </w:trPr>
        <w:tc>
          <w:tcPr/>
          <w:p w:rsidR="00000000" w:rsidDel="00000000" w:rsidP="00000000" w:rsidRDefault="00000000" w:rsidRPr="00000000" w14:paraId="00000233">
            <w:pPr>
              <w:rPr/>
            </w:pPr>
            <w:r w:rsidDel="00000000" w:rsidR="00000000" w:rsidRPr="00000000">
              <w:rPr>
                <w:rFonts w:ascii="Roboto Mono" w:cs="Roboto Mono" w:eastAsia="Roboto Mono" w:hAnsi="Roboto Mono"/>
                <w:color w:val="188038"/>
                <w:rtl w:val="0"/>
              </w:rPr>
              <w:t xml:space="preserve">ip_address</w:t>
            </w:r>
            <w:r w:rsidDel="00000000" w:rsidR="00000000" w:rsidRPr="00000000">
              <w:rPr>
                <w:rtl w:val="0"/>
              </w:rPr>
            </w:r>
          </w:p>
        </w:tc>
        <w:tc>
          <w:tcPr/>
          <w:p w:rsidR="00000000" w:rsidDel="00000000" w:rsidP="00000000" w:rsidRDefault="00000000" w:rsidRPr="00000000" w14:paraId="00000234">
            <w:pPr>
              <w:rPr/>
            </w:pPr>
            <w:r w:rsidDel="00000000" w:rsidR="00000000" w:rsidRPr="00000000">
              <w:rPr>
                <w:rFonts w:ascii="Roboto Mono" w:cs="Roboto Mono" w:eastAsia="Roboto Mono" w:hAnsi="Roboto Mono"/>
                <w:color w:val="188038"/>
                <w:rtl w:val="0"/>
              </w:rPr>
              <w:t xml:space="preserve">string[ipv4]</w:t>
            </w:r>
            <w:r w:rsidDel="00000000" w:rsidR="00000000" w:rsidRPr="00000000">
              <w:rPr>
                <w:rtl w:val="0"/>
              </w:rPr>
            </w:r>
          </w:p>
        </w:tc>
        <w:tc>
          <w:tcPr/>
          <w:p w:rsidR="00000000" w:rsidDel="00000000" w:rsidP="00000000" w:rsidRDefault="00000000" w:rsidRPr="00000000" w14:paraId="00000235">
            <w:pPr>
              <w:rPr/>
            </w:pPr>
            <w:r w:rsidDel="00000000" w:rsidR="00000000" w:rsidRPr="00000000">
              <w:rPr>
                <w:rtl w:val="0"/>
              </w:rPr>
              <w:t xml:space="preserve">IP address of the customer, if available. Mutually exclusive with </w:t>
            </w:r>
            <w:r w:rsidDel="00000000" w:rsidR="00000000" w:rsidRPr="00000000">
              <w:rPr>
                <w:rFonts w:ascii="Roboto Mono" w:cs="Roboto Mono" w:eastAsia="Roboto Mono" w:hAnsi="Roboto Mono"/>
                <w:color w:val="188038"/>
                <w:rtl w:val="0"/>
              </w:rPr>
              <w:t xml:space="preserve">ip_address_v6</w:t>
            </w:r>
            <w:r w:rsidDel="00000000" w:rsidR="00000000" w:rsidRPr="00000000">
              <w:rPr>
                <w:rtl w:val="0"/>
              </w:rPr>
              <w:t xml:space="preserve">.</w:t>
            </w:r>
          </w:p>
        </w:tc>
        <w:tc>
          <w:tcPr/>
          <w:p w:rsidR="00000000" w:rsidDel="00000000" w:rsidP="00000000" w:rsidRDefault="00000000" w:rsidRPr="00000000" w14:paraId="00000236">
            <w:pPr>
              <w:rPr/>
            </w:pPr>
            <w:r w:rsidDel="00000000" w:rsidR="00000000" w:rsidRPr="00000000">
              <w:rPr>
                <w:rtl w:val="0"/>
              </w:rPr>
              <w:t xml:space="preserve">127.0.0.1</w:t>
            </w:r>
          </w:p>
        </w:tc>
      </w:tr>
      <w:tr>
        <w:trPr>
          <w:cantSplit w:val="0"/>
          <w:tblHeader w:val="0"/>
        </w:trPr>
        <w:tc>
          <w:tcPr/>
          <w:p w:rsidR="00000000" w:rsidDel="00000000" w:rsidP="00000000" w:rsidRDefault="00000000" w:rsidRPr="00000000" w14:paraId="00000237">
            <w:pPr>
              <w:rPr/>
            </w:pPr>
            <w:r w:rsidDel="00000000" w:rsidR="00000000" w:rsidRPr="00000000">
              <w:rPr>
                <w:rFonts w:ascii="Roboto Mono" w:cs="Roboto Mono" w:eastAsia="Roboto Mono" w:hAnsi="Roboto Mono"/>
                <w:color w:val="188038"/>
                <w:rtl w:val="0"/>
              </w:rPr>
              <w:t xml:space="preserve">ip_address_v6</w:t>
            </w:r>
            <w:r w:rsidDel="00000000" w:rsidR="00000000" w:rsidRPr="00000000">
              <w:rPr>
                <w:rtl w:val="0"/>
              </w:rPr>
            </w:r>
          </w:p>
        </w:tc>
        <w:tc>
          <w:tcPr/>
          <w:p w:rsidR="00000000" w:rsidDel="00000000" w:rsidP="00000000" w:rsidRDefault="00000000" w:rsidRPr="00000000" w14:paraId="00000238">
            <w:pPr>
              <w:rPr/>
            </w:pPr>
            <w:r w:rsidDel="00000000" w:rsidR="00000000" w:rsidRPr="00000000">
              <w:rPr>
                <w:rFonts w:ascii="Roboto Mono" w:cs="Roboto Mono" w:eastAsia="Roboto Mono" w:hAnsi="Roboto Mono"/>
                <w:color w:val="188038"/>
                <w:rtl w:val="0"/>
              </w:rPr>
              <w:t xml:space="preserve">string[ipv6]</w:t>
            </w:r>
            <w:r w:rsidDel="00000000" w:rsidR="00000000" w:rsidRPr="00000000">
              <w:rPr>
                <w:rtl w:val="0"/>
              </w:rPr>
            </w:r>
          </w:p>
        </w:tc>
        <w:tc>
          <w:tcPr/>
          <w:p w:rsidR="00000000" w:rsidDel="00000000" w:rsidP="00000000" w:rsidRDefault="00000000" w:rsidRPr="00000000" w14:paraId="00000239">
            <w:pPr>
              <w:rPr/>
            </w:pPr>
            <w:r w:rsidDel="00000000" w:rsidR="00000000" w:rsidRPr="00000000">
              <w:rPr>
                <w:rtl w:val="0"/>
              </w:rPr>
              <w:t xml:space="preserve">IP address of the customer, if available. Mutually exclusive with </w:t>
            </w:r>
            <w:r w:rsidDel="00000000" w:rsidR="00000000" w:rsidRPr="00000000">
              <w:rPr>
                <w:rFonts w:ascii="Roboto Mono" w:cs="Roboto Mono" w:eastAsia="Roboto Mono" w:hAnsi="Roboto Mono"/>
                <w:color w:val="188038"/>
                <w:rtl w:val="0"/>
              </w:rPr>
              <w:t xml:space="preserve">ip_address</w:t>
            </w:r>
            <w:r w:rsidDel="00000000" w:rsidR="00000000" w:rsidRPr="00000000">
              <w:rPr>
                <w:rtl w:val="0"/>
              </w:rPr>
              <w:t xml:space="preserve">.</w:t>
            </w:r>
          </w:p>
        </w:tc>
        <w:tc>
          <w:tcPr/>
          <w:p w:rsidR="00000000" w:rsidDel="00000000" w:rsidP="00000000" w:rsidRDefault="00000000" w:rsidRPr="00000000" w14:paraId="0000023A">
            <w:pPr>
              <w:rPr/>
            </w:pPr>
            <w:r w:rsidDel="00000000" w:rsidR="00000000" w:rsidRPr="00000000">
              <w:rPr>
                <w:rtl w:val="0"/>
              </w:rPr>
              <w:t xml:space="preserve">2001:db8:3333:4444:5555:6666:7777:8888</w:t>
            </w:r>
          </w:p>
        </w:tc>
      </w:tr>
      <w:tr>
        <w:trPr>
          <w:cantSplit w:val="0"/>
          <w:tblHeader w:val="0"/>
        </w:trPr>
        <w:tc>
          <w:tcPr/>
          <w:p w:rsidR="00000000" w:rsidDel="00000000" w:rsidP="00000000" w:rsidRDefault="00000000" w:rsidRPr="00000000" w14:paraId="0000023B">
            <w:pPr>
              <w:rPr/>
            </w:pPr>
            <w:r w:rsidDel="00000000" w:rsidR="00000000" w:rsidRPr="00000000">
              <w:rPr>
                <w:rFonts w:ascii="Roboto Mono" w:cs="Roboto Mono" w:eastAsia="Roboto Mono" w:hAnsi="Roboto Mono"/>
                <w:color w:val="188038"/>
                <w:rtl w:val="0"/>
              </w:rPr>
              <w:t xml:space="preserve">geoip_country</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t xml:space="preserve">Full name of the country where the order was placed. Determined from the IP address.</w:t>
            </w:r>
          </w:p>
        </w:tc>
        <w:tc>
          <w:tcPr/>
          <w:p w:rsidR="00000000" w:rsidDel="00000000" w:rsidP="00000000" w:rsidRDefault="00000000" w:rsidRPr="00000000" w14:paraId="0000023E">
            <w:pPr>
              <w:rPr/>
            </w:pPr>
            <w:r w:rsidDel="00000000" w:rsidR="00000000" w:rsidRPr="00000000">
              <w:rPr>
                <w:rtl w:val="0"/>
              </w:rPr>
              <w:t xml:space="preserve">United States</w:t>
            </w:r>
          </w:p>
        </w:tc>
      </w:tr>
      <w:tr>
        <w:trPr>
          <w:cantSplit w:val="0"/>
          <w:tblHeader w:val="0"/>
        </w:trPr>
        <w:tc>
          <w:tcPr/>
          <w:p w:rsidR="00000000" w:rsidDel="00000000" w:rsidP="00000000" w:rsidRDefault="00000000" w:rsidRPr="00000000" w14:paraId="0000023F">
            <w:pPr>
              <w:rPr/>
            </w:pPr>
            <w:r w:rsidDel="00000000" w:rsidR="00000000" w:rsidRPr="00000000">
              <w:rPr>
                <w:rFonts w:ascii="Roboto Mono" w:cs="Roboto Mono" w:eastAsia="Roboto Mono" w:hAnsi="Roboto Mono"/>
                <w:color w:val="188038"/>
                <w:rtl w:val="0"/>
              </w:rPr>
              <w:t xml:space="preserve">geoip_country_iso2</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p w:rsidR="00000000" w:rsidDel="00000000" w:rsidP="00000000" w:rsidRDefault="00000000" w:rsidRPr="00000000" w14:paraId="00000241">
            <w:pPr>
              <w:rPr/>
            </w:pPr>
            <w:r w:rsidDel="00000000" w:rsidR="00000000" w:rsidRPr="00000000">
              <w:rPr>
                <w:rtl w:val="0"/>
              </w:rPr>
              <w:t xml:space="preserve">ISO2 country code. Determined from the IP address.</w:t>
            </w:r>
          </w:p>
        </w:tc>
        <w:tc>
          <w:tcPr/>
          <w:p w:rsidR="00000000" w:rsidDel="00000000" w:rsidP="00000000" w:rsidRDefault="00000000" w:rsidRPr="00000000" w14:paraId="00000242">
            <w:pPr>
              <w:rPr/>
            </w:pPr>
            <w:r w:rsidDel="00000000" w:rsidR="00000000" w:rsidRPr="00000000">
              <w:rPr>
                <w:rtl w:val="0"/>
              </w:rPr>
              <w:t xml:space="preserve">US</w:t>
            </w:r>
          </w:p>
        </w:tc>
      </w:tr>
    </w:tbl>
    <w:p w:rsidR="00000000" w:rsidDel="00000000" w:rsidP="00000000" w:rsidRDefault="00000000" w:rsidRPr="00000000" w14:paraId="00000243">
      <w:pPr>
        <w:pStyle w:val="Heading2"/>
        <w:rPr/>
      </w:pPr>
      <w:bookmarkStart w:colFirst="0" w:colLast="0" w:name="_7e40f5jopveh" w:id="21"/>
      <w:bookmarkEnd w:id="21"/>
      <w:r w:rsidDel="00000000" w:rsidR="00000000" w:rsidRPr="00000000">
        <w:rPr>
          <w:rtl w:val="0"/>
        </w:rPr>
        <w:t xml:space="preserve">FAQs</w:t>
      </w:r>
    </w:p>
    <w:p w:rsidR="00000000" w:rsidDel="00000000" w:rsidP="00000000" w:rsidRDefault="00000000" w:rsidRPr="00000000" w14:paraId="00000244">
      <w:pPr>
        <w:numPr>
          <w:ilvl w:val="0"/>
          <w:numId w:val="9"/>
        </w:numPr>
        <w:ind w:left="720" w:hanging="360"/>
      </w:pPr>
      <w:r w:rsidDel="00000000" w:rsidR="00000000" w:rsidRPr="00000000">
        <w:rPr>
          <w:b w:val="1"/>
          <w:bCs w:val="1"/>
          <w:rtl w:val="0"/>
        </w:rPr>
        <w:t xml:space="preserve">What is the minimum data needed to create a migrated order?</w:t>
      </w:r>
      <w:r w:rsidDel="00000000" w:rsidR="00000000" w:rsidRPr="00000000">
        <w:rPr>
          <w:rtl w:val="0"/>
        </w:rPr>
        <w:br w:type="textWrapping"/>
        <w:t xml:space="preserve">See the minimal example in this document; at minimum you need </w:t>
      </w:r>
      <w:r w:rsidDel="00000000" w:rsidR="00000000" w:rsidRPr="00000000">
        <w:rPr>
          <w:rFonts w:ascii="Roboto Mono" w:cs="Roboto Mono" w:eastAsia="Roboto Mono" w:hAnsi="Roboto Mono"/>
          <w:color w:val="188038"/>
          <w:rtl w:val="0"/>
        </w:rPr>
        <w:t xml:space="preserve">external_source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external_order_id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date_created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billing_address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products</w:t>
      </w:r>
      <w:r w:rsidDel="00000000" w:rsidR="00000000" w:rsidRPr="00000000">
        <w:rPr>
          <w:rtl w:val="0"/>
        </w:rPr>
        <w:t xml:space="preserve">.</w:t>
      </w:r>
    </w:p>
    <w:p w:rsidR="00000000" w:rsidDel="00000000" w:rsidP="00000000" w:rsidRDefault="00000000" w:rsidRPr="00000000" w14:paraId="00000245">
      <w:pPr>
        <w:numPr>
          <w:ilvl w:val="0"/>
          <w:numId w:val="9"/>
        </w:numPr>
        <w:ind w:left="720" w:hanging="360"/>
      </w:pPr>
      <w:r w:rsidDel="00000000" w:rsidR="00000000" w:rsidRPr="00000000">
        <w:rPr>
          <w:b w:val="1"/>
          <w:bCs w:val="1"/>
          <w:rtl w:val="0"/>
        </w:rPr>
        <w:t xml:space="preserve">Do product and customer IDs need to match those in BigCommerce?</w:t>
      </w:r>
      <w:r w:rsidDel="00000000" w:rsidR="00000000" w:rsidRPr="00000000">
        <w:rPr>
          <w:rtl w:val="0"/>
        </w:rPr>
        <w:br w:type="textWrapping"/>
        <w:t xml:space="preserve">Yes. Use the server-assigned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for correct mapping.</w:t>
      </w:r>
    </w:p>
    <w:p w:rsidR="00000000" w:rsidDel="00000000" w:rsidP="00000000" w:rsidRDefault="00000000" w:rsidRPr="00000000" w14:paraId="00000246">
      <w:pPr>
        <w:numPr>
          <w:ilvl w:val="0"/>
          <w:numId w:val="9"/>
        </w:numPr>
        <w:ind w:left="720" w:hanging="360"/>
      </w:pPr>
      <w:r w:rsidDel="00000000" w:rsidR="00000000" w:rsidRPr="00000000">
        <w:rPr>
          <w:b w:val="1"/>
          <w:bCs w:val="1"/>
          <w:rtl w:val="0"/>
        </w:rPr>
        <w:t xml:space="preserve">How do I handle custom products or products no longer in my catalog?</w:t>
      </w:r>
      <w:r w:rsidDel="00000000" w:rsidR="00000000" w:rsidRPr="00000000">
        <w:rPr>
          <w:rtl w:val="0"/>
        </w:rPr>
        <w:br w:type="textWrapping"/>
        <w:t xml:space="preserve">Use the custom product workflow—provide at least name, quantity, price. See </w:t>
      </w:r>
      <w:hyperlink r:id="rId30">
        <w:r w:rsidDel="00000000" w:rsidR="00000000" w:rsidRPr="00000000">
          <w:rPr>
            <w:color w:val="1155cc"/>
            <w:u w:val="single"/>
            <w:rtl w:val="0"/>
          </w:rPr>
          <w:t xml:space="preserve">Orders API - Create an Order</w:t>
        </w:r>
      </w:hyperlink>
      <w:r w:rsidDel="00000000" w:rsidR="00000000" w:rsidRPr="00000000">
        <w:rPr>
          <w:rtl w:val="0"/>
        </w:rPr>
        <w:t xml:space="preserve">.</w:t>
      </w:r>
    </w:p>
    <w:p w:rsidR="00000000" w:rsidDel="00000000" w:rsidP="00000000" w:rsidRDefault="00000000" w:rsidRPr="00000000" w14:paraId="00000247">
      <w:pPr>
        <w:numPr>
          <w:ilvl w:val="0"/>
          <w:numId w:val="9"/>
        </w:numPr>
        <w:ind w:left="720" w:hanging="360"/>
      </w:pPr>
      <w:r w:rsidDel="00000000" w:rsidR="00000000" w:rsidRPr="00000000">
        <w:rPr>
          <w:b w:val="1"/>
          <w:bCs w:val="1"/>
          <w:rtl w:val="0"/>
        </w:rPr>
        <w:t xml:space="preserve">How do I migrate orders with consignments (pickups)?</w:t>
      </w:r>
      <w:r w:rsidDel="00000000" w:rsidR="00000000" w:rsidRPr="00000000">
        <w:rPr>
          <w:rtl w:val="0"/>
        </w:rPr>
        <w:br w:type="textWrapping"/>
        <w:t xml:space="preserve">Use the </w:t>
      </w:r>
      <w:r w:rsidDel="00000000" w:rsidR="00000000" w:rsidRPr="00000000">
        <w:rPr>
          <w:rFonts w:ascii="Roboto Mono" w:cs="Roboto Mono" w:eastAsia="Roboto Mono" w:hAnsi="Roboto Mono"/>
          <w:color w:val="188038"/>
          <w:rtl w:val="0"/>
        </w:rPr>
        <w:t xml:space="preserve">consignments</w:t>
      </w:r>
      <w:r w:rsidDel="00000000" w:rsidR="00000000" w:rsidRPr="00000000">
        <w:rPr>
          <w:rtl w:val="0"/>
        </w:rPr>
        <w:t xml:space="preserve"> object and omit </w:t>
      </w:r>
      <w:r w:rsidDel="00000000" w:rsidR="00000000" w:rsidRPr="00000000">
        <w:rPr>
          <w:rFonts w:ascii="Roboto Mono" w:cs="Roboto Mono" w:eastAsia="Roboto Mono" w:hAnsi="Roboto Mono"/>
          <w:color w:val="188038"/>
          <w:rtl w:val="0"/>
        </w:rPr>
        <w:t xml:space="preserve">products</w:t>
      </w:r>
      <w:r w:rsidDel="00000000" w:rsidR="00000000" w:rsidRPr="00000000">
        <w:rPr>
          <w:rtl w:val="0"/>
        </w:rPr>
        <w:t xml:space="preserve"> array. See example above.</w:t>
      </w:r>
    </w:p>
    <w:p w:rsidR="00000000" w:rsidDel="00000000" w:rsidP="00000000" w:rsidRDefault="00000000" w:rsidRPr="00000000" w14:paraId="00000248">
      <w:pPr>
        <w:numPr>
          <w:ilvl w:val="0"/>
          <w:numId w:val="9"/>
        </w:numPr>
        <w:ind w:left="720" w:hanging="360"/>
      </w:pPr>
      <w:r w:rsidDel="00000000" w:rsidR="00000000" w:rsidRPr="00000000">
        <w:rPr>
          <w:b w:val="1"/>
          <w:bCs w:val="1"/>
          <w:rtl w:val="0"/>
        </w:rPr>
        <w:t xml:space="preserve">What if an order has multiple shipping addresses?</w:t>
      </w:r>
      <w:r w:rsidDel="00000000" w:rsidR="00000000" w:rsidRPr="00000000">
        <w:rPr>
          <w:rtl w:val="0"/>
        </w:rPr>
        <w:br w:type="textWrapping"/>
        <w:t xml:space="preserve">Use the </w:t>
      </w:r>
      <w:r w:rsidDel="00000000" w:rsidR="00000000" w:rsidRPr="00000000">
        <w:rPr>
          <w:rFonts w:ascii="Roboto Mono" w:cs="Roboto Mono" w:eastAsia="Roboto Mono" w:hAnsi="Roboto Mono"/>
          <w:color w:val="188038"/>
          <w:rtl w:val="0"/>
        </w:rPr>
        <w:t xml:space="preserve">shipping_addresses</w:t>
      </w:r>
      <w:r w:rsidDel="00000000" w:rsidR="00000000" w:rsidRPr="00000000">
        <w:rPr>
          <w:rtl w:val="0"/>
        </w:rPr>
        <w:t xml:space="preserve"> array. Each address can have a </w:t>
      </w:r>
      <w:r w:rsidDel="00000000" w:rsidR="00000000" w:rsidRPr="00000000">
        <w:rPr>
          <w:rFonts w:ascii="Roboto Mono" w:cs="Roboto Mono" w:eastAsia="Roboto Mono" w:hAnsi="Roboto Mono"/>
          <w:color w:val="188038"/>
          <w:rtl w:val="0"/>
        </w:rPr>
        <w:t xml:space="preserve">shipping_method</w:t>
      </w:r>
      <w:r w:rsidDel="00000000" w:rsidR="00000000" w:rsidRPr="00000000">
        <w:rPr>
          <w:rtl w:val="0"/>
        </w:rPr>
        <w:t xml:space="preserve">.</w:t>
      </w:r>
    </w:p>
    <w:p w:rsidR="00000000" w:rsidDel="00000000" w:rsidP="00000000" w:rsidRDefault="00000000" w:rsidRPr="00000000" w14:paraId="00000249">
      <w:pPr>
        <w:numPr>
          <w:ilvl w:val="0"/>
          <w:numId w:val="9"/>
        </w:numPr>
        <w:ind w:left="720" w:hanging="360"/>
      </w:pPr>
      <w:r w:rsidDel="00000000" w:rsidR="00000000" w:rsidRPr="00000000">
        <w:rPr>
          <w:b w:val="1"/>
          <w:bCs w:val="1"/>
          <w:rtl w:val="0"/>
        </w:rPr>
        <w:t xml:space="preserve">Do I need to include all possible fields in my order data?</w:t>
      </w:r>
      <w:r w:rsidDel="00000000" w:rsidR="00000000" w:rsidRPr="00000000">
        <w:rPr>
          <w:rtl w:val="0"/>
        </w:rPr>
        <w:br w:type="textWrapping"/>
        <w:t xml:space="preserve">Only required fields are mandatory, but including all relevant fields—even if null—prevents missing data issues.</w:t>
      </w:r>
    </w:p>
    <w:p w:rsidR="00000000" w:rsidDel="00000000" w:rsidP="00000000" w:rsidRDefault="00000000" w:rsidRPr="00000000" w14:paraId="0000024A">
      <w:pPr>
        <w:pStyle w:val="Heading2"/>
        <w:rPr/>
      </w:pPr>
      <w:bookmarkStart w:colFirst="0" w:colLast="0" w:name="_2o8lqmyyy4lj" w:id="22"/>
      <w:bookmarkEnd w:id="22"/>
      <w:r w:rsidDel="00000000" w:rsidR="00000000" w:rsidRPr="00000000">
        <w:rPr>
          <w:rtl w:val="0"/>
        </w:rPr>
        <w:t xml:space="preserve">Resources</w:t>
      </w:r>
    </w:p>
    <w:p w:rsidR="00000000" w:rsidDel="00000000" w:rsidP="00000000" w:rsidRDefault="00000000" w:rsidRPr="00000000" w14:paraId="0000024B">
      <w:pPr>
        <w:numPr>
          <w:ilvl w:val="0"/>
          <w:numId w:val="1"/>
        </w:numPr>
        <w:ind w:left="720" w:hanging="360"/>
      </w:pPr>
      <w:hyperlink r:id="rId31">
        <w:r w:rsidDel="00000000" w:rsidR="00000000" w:rsidRPr="00000000">
          <w:rPr>
            <w:color w:val="1155cc"/>
            <w:u w:val="single"/>
            <w:rtl w:val="0"/>
          </w:rPr>
          <w:t xml:space="preserve">Product API Field Reference</w:t>
        </w:r>
      </w:hyperlink>
      <w:r w:rsidDel="00000000" w:rsidR="00000000" w:rsidRPr="00000000">
        <w:rPr>
          <w:rtl w:val="0"/>
        </w:rPr>
      </w:r>
    </w:p>
    <w:p w:rsidR="00000000" w:rsidDel="00000000" w:rsidP="00000000" w:rsidRDefault="00000000" w:rsidRPr="00000000" w14:paraId="0000024C">
      <w:pPr>
        <w:numPr>
          <w:ilvl w:val="0"/>
          <w:numId w:val="1"/>
        </w:numPr>
        <w:ind w:left="720" w:hanging="360"/>
      </w:pPr>
      <w:hyperlink r:id="rId32">
        <w:r w:rsidDel="00000000" w:rsidR="00000000" w:rsidRPr="00000000">
          <w:rPr>
            <w:color w:val="1155cc"/>
            <w:u w:val="single"/>
            <w:rtl w:val="0"/>
          </w:rPr>
          <w:t xml:space="preserve">Orders API - Create an Order</w:t>
        </w:r>
      </w:hyperlink>
      <w:r w:rsidDel="00000000" w:rsidR="00000000" w:rsidRPr="00000000">
        <w:rPr>
          <w:rtl w:val="0"/>
        </w:rPr>
      </w:r>
    </w:p>
    <w:p w:rsidR="00000000" w:rsidDel="00000000" w:rsidP="00000000" w:rsidRDefault="00000000" w:rsidRPr="00000000" w14:paraId="0000024D">
      <w:pPr>
        <w:numPr>
          <w:ilvl w:val="0"/>
          <w:numId w:val="1"/>
        </w:numPr>
        <w:ind w:left="720" w:hanging="360"/>
      </w:pPr>
      <w:hyperlink r:id="rId33">
        <w:r w:rsidDel="00000000" w:rsidR="00000000" w:rsidRPr="00000000">
          <w:rPr>
            <w:color w:val="1155cc"/>
            <w:u w:val="single"/>
            <w:rtl w:val="0"/>
          </w:rPr>
          <w:t xml:space="preserve">Order Complexity Considerations</w:t>
        </w:r>
      </w:hyperlink>
      <w:r w:rsidDel="00000000" w:rsidR="00000000" w:rsidRPr="00000000">
        <w:rPr>
          <w:rtl w:val="0"/>
        </w:rPr>
      </w:r>
    </w:p>
    <w:p w:rsidR="00000000" w:rsidDel="00000000" w:rsidP="00000000" w:rsidRDefault="00000000" w:rsidRPr="00000000" w14:paraId="0000024E">
      <w:pPr>
        <w:numPr>
          <w:ilvl w:val="0"/>
          <w:numId w:val="1"/>
        </w:numPr>
        <w:ind w:left="720" w:hanging="360"/>
      </w:pPr>
      <w:hyperlink r:id="rId34">
        <w:r w:rsidDel="00000000" w:rsidR="00000000" w:rsidRPr="00000000">
          <w:rPr>
            <w:color w:val="1155cc"/>
            <w:u w:val="single"/>
            <w:rtl w:val="0"/>
          </w:rPr>
          <w:t xml:space="preserve">API Best Practices</w:t>
        </w:r>
      </w:hyperlink>
      <w:r w:rsidDel="00000000" w:rsidR="00000000" w:rsidRPr="00000000">
        <w:rPr>
          <w:rtl w:val="0"/>
        </w:rPr>
      </w:r>
    </w:p>
    <w:p w:rsidR="00000000" w:rsidDel="00000000" w:rsidP="00000000" w:rsidRDefault="00000000" w:rsidRPr="00000000" w14:paraId="000002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61tvrwf6byw"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Migration Phase</w:t>
      </w:r>
      <w:r w:rsidDel="00000000" w:rsidR="00000000" w:rsidRPr="00000000">
        <w:rPr>
          <w:rtl w:val="0"/>
        </w:rPr>
      </w:r>
    </w:p>
    <w:p w:rsidR="00000000" w:rsidDel="00000000" w:rsidP="00000000" w:rsidRDefault="00000000" w:rsidRPr="00000000" w14:paraId="00000251">
      <w:pPr>
        <w:pStyle w:val="Heading1"/>
        <w:rPr/>
      </w:pPr>
      <w:bookmarkStart w:colFirst="0" w:colLast="0" w:name="_drggsul5pfap" w:id="24"/>
      <w:bookmarkEnd w:id="24"/>
      <w:r w:rsidDel="00000000" w:rsidR="00000000" w:rsidRPr="00000000">
        <w:rPr>
          <w:rtl w:val="0"/>
        </w:rPr>
        <w:t xml:space="preserve">Migration Phase</w:t>
      </w:r>
    </w:p>
    <w:p w:rsidR="00000000" w:rsidDel="00000000" w:rsidP="00000000" w:rsidRDefault="00000000" w:rsidRPr="00000000" w14:paraId="00000252">
      <w:pPr>
        <w:rPr/>
      </w:pPr>
      <w:r w:rsidDel="00000000" w:rsidR="00000000" w:rsidRPr="00000000">
        <w:rPr>
          <w:rtl w:val="0"/>
        </w:rPr>
        <w:t xml:space="preserve">Just as with products, your order migration should include at minimum: testing, initial migration, delta migration. The initial testing process and delta migration will look very similar to those steps in the products migration process, so you can refer back to them as needed. (Load Complete Data)[/docs/start/migration/products/complete-migration] and (Go Live and Delta Migration)[/docs/start/migration/products/delta-migration].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There are some callouts specific to the order migration process, which will be addressed here, but otherwise, </w:t>
      </w:r>
      <w:commentRangeStart w:id="6"/>
      <w:r w:rsidDel="00000000" w:rsidR="00000000" w:rsidRPr="00000000">
        <w:rPr>
          <w:rtl w:val="0"/>
        </w:rPr>
        <w:t xml:space="preserve">use your best judgement when considering how to manage your own work.</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55">
      <w:pPr>
        <w:pStyle w:val="Heading2"/>
        <w:rPr/>
      </w:pPr>
      <w:bookmarkStart w:colFirst="0" w:colLast="0" w:name="_5yfyz8nua44j" w:id="25"/>
      <w:bookmarkEnd w:id="25"/>
      <w:r w:rsidDel="00000000" w:rsidR="00000000" w:rsidRPr="00000000">
        <w:rPr>
          <w:rtl w:val="0"/>
        </w:rPr>
        <w:t xml:space="preserve">Load test data</w:t>
      </w:r>
    </w:p>
    <w:p w:rsidR="00000000" w:rsidDel="00000000" w:rsidP="00000000" w:rsidRDefault="00000000" w:rsidRPr="00000000" w14:paraId="00000256">
      <w:pPr>
        <w:rPr/>
      </w:pPr>
      <w:r w:rsidDel="00000000" w:rsidR="00000000" w:rsidRPr="00000000">
        <w:rPr>
          <w:rtl w:val="0"/>
        </w:rPr>
        <w:t xml:space="preserve">This step is essential in verifying you’ve appropriately mapped your order data from your previous data source (ERP, CRM, or other) to BigCommerce. When you’ve finished your data preparation step we encourage you to do the following in loading test data:</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numPr>
          <w:ilvl w:val="0"/>
          <w:numId w:val="4"/>
        </w:numPr>
        <w:ind w:left="720" w:hanging="360"/>
      </w:pPr>
      <w:r w:rsidDel="00000000" w:rsidR="00000000" w:rsidRPr="00000000">
        <w:rPr>
          <w:b w:val="1"/>
          <w:bCs w:val="1"/>
          <w:rtl w:val="0"/>
        </w:rPr>
        <w:t xml:space="preserve">Ensure ALL order data include</w:t>
      </w:r>
      <w:ins w:author="Paige Locke" w:id="0" w:date="2025-10-24T21:54:34Z">
        <w:r w:rsidDel="00000000" w:rsidR="00000000" w:rsidRPr="00000000">
          <w:rPr>
            <w:b w:val="1"/>
            <w:bCs w:val="1"/>
            <w:rtl w:val="0"/>
          </w:rPr>
          <w:t xml:space="preserve">s</w:t>
        </w:r>
      </w:ins>
      <w:r w:rsidDel="00000000" w:rsidR="00000000" w:rsidRPr="00000000">
        <w:rPr>
          <w:b w:val="1"/>
          <w:bCs w:val="1"/>
          <w:rtl w:val="0"/>
        </w:rPr>
        <w:t xml:space="preserve"> the </w:t>
      </w:r>
      <w:r w:rsidDel="00000000" w:rsidR="00000000" w:rsidRPr="00000000">
        <w:rPr>
          <w:rFonts w:ascii="Roboto Mono" w:cs="Roboto Mono" w:eastAsia="Roboto Mono" w:hAnsi="Roboto Mono"/>
          <w:b w:val="1"/>
          <w:bCs w:val="1"/>
          <w:color w:val="188038"/>
          <w:rtl w:val="0"/>
        </w:rPr>
        <w:t xml:space="preserve">external_source</w:t>
      </w:r>
      <w:r w:rsidDel="00000000" w:rsidR="00000000" w:rsidRPr="00000000">
        <w:rPr>
          <w:b w:val="1"/>
          <w:bCs w:val="1"/>
          <w:rtl w:val="0"/>
        </w:rPr>
        <w:t xml:space="preserve"> field with the value </w:t>
      </w:r>
      <w:r w:rsidDel="00000000" w:rsidR="00000000" w:rsidRPr="00000000">
        <w:rPr>
          <w:rFonts w:ascii="Roboto Mono" w:cs="Roboto Mono" w:eastAsia="Roboto Mono" w:hAnsi="Roboto Mono"/>
          <w:b w:val="1"/>
          <w:bCs w:val="1"/>
          <w:color w:val="188038"/>
          <w:rtl w:val="0"/>
        </w:rPr>
        <w:t xml:space="preserve">M-MIG</w:t>
      </w:r>
      <w:r w:rsidDel="00000000" w:rsidR="00000000" w:rsidRPr="00000000">
        <w:rPr>
          <w:b w:val="1"/>
          <w:bCs w:val="1"/>
          <w:rtl w:val="0"/>
        </w:rPr>
        <w:t xml:space="preserve"> before beginning.</w:t>
      </w:r>
      <w:r w:rsidDel="00000000" w:rsidR="00000000" w:rsidRPr="00000000">
        <w:rPr>
          <w:rtl w:val="0"/>
        </w:rPr>
      </w:r>
    </w:p>
    <w:p w:rsidR="00000000" w:rsidDel="00000000" w:rsidP="00000000" w:rsidRDefault="00000000" w:rsidRPr="00000000" w14:paraId="00000259">
      <w:pPr>
        <w:numPr>
          <w:ilvl w:val="0"/>
          <w:numId w:val="4"/>
        </w:numPr>
        <w:ind w:left="720" w:hanging="360"/>
      </w:pPr>
      <w:r w:rsidDel="00000000" w:rsidR="00000000" w:rsidRPr="00000000">
        <w:rPr>
          <w:rtl w:val="0"/>
        </w:rPr>
        <w:t xml:space="preserve">Turn off your order notifications in both your sandbox and production environments</w:t>
      </w:r>
    </w:p>
    <w:p w:rsidR="00000000" w:rsidDel="00000000" w:rsidP="00000000" w:rsidRDefault="00000000" w:rsidRPr="00000000" w14:paraId="0000025A">
      <w:pPr>
        <w:numPr>
          <w:ilvl w:val="0"/>
          <w:numId w:val="4"/>
        </w:numPr>
        <w:ind w:left="720" w:hanging="360"/>
      </w:pPr>
      <w:r w:rsidDel="00000000" w:rsidR="00000000" w:rsidRPr="00000000">
        <w:rPr>
          <w:rtl w:val="0"/>
        </w:rPr>
        <w:t xml:space="preserve">Prepare a representative sample from your existing data. Sanitize this data for testing, in case of errors or overlap.</w:t>
      </w:r>
    </w:p>
    <w:p w:rsidR="00000000" w:rsidDel="00000000" w:rsidP="00000000" w:rsidRDefault="00000000" w:rsidRPr="00000000" w14:paraId="0000025B">
      <w:pPr>
        <w:numPr>
          <w:ilvl w:val="0"/>
          <w:numId w:val="4"/>
        </w:numPr>
        <w:ind w:left="720" w:hanging="360"/>
      </w:pPr>
      <w:r w:rsidDel="00000000" w:rsidR="00000000" w:rsidRPr="00000000">
        <w:rPr>
          <w:rtl w:val="0"/>
        </w:rPr>
        <w:t xml:space="preserve">Load the sanitized data into your sandbox environment, logging any errors encountered.</w:t>
      </w:r>
    </w:p>
    <w:p w:rsidR="00000000" w:rsidDel="00000000" w:rsidP="00000000" w:rsidRDefault="00000000" w:rsidRPr="00000000" w14:paraId="0000025C">
      <w:pPr>
        <w:numPr>
          <w:ilvl w:val="0"/>
          <w:numId w:val="4"/>
        </w:numPr>
        <w:ind w:left="720" w:hanging="360"/>
      </w:pPr>
      <w:r w:rsidDel="00000000" w:rsidR="00000000" w:rsidRPr="00000000">
        <w:rPr>
          <w:rtl w:val="0"/>
        </w:rPr>
        <w:t xml:space="preserve">Verify the sample data loaded without issue.</w:t>
      </w:r>
    </w:p>
    <w:p w:rsidR="00000000" w:rsidDel="00000000" w:rsidP="00000000" w:rsidRDefault="00000000" w:rsidRPr="00000000" w14:paraId="0000025D">
      <w:pPr>
        <w:numPr>
          <w:ilvl w:val="0"/>
          <w:numId w:val="4"/>
        </w:numPr>
        <w:ind w:left="720" w:hanging="360"/>
      </w:pPr>
      <w:r w:rsidDel="00000000" w:rsidR="00000000" w:rsidRPr="00000000">
        <w:rPr>
          <w:rtl w:val="0"/>
        </w:rPr>
        <w:t xml:space="preserve">Identify inconsistencies with sample data and revise your mapping strategy accordingly.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Once you’ve successfully migrated your initial test data, move on to the full migration step.</w:t>
      </w:r>
      <w:r w:rsidDel="00000000" w:rsidR="00000000" w:rsidRPr="00000000">
        <w:rPr>
          <w:rtl w:val="0"/>
        </w:rPr>
      </w:r>
    </w:p>
    <w:p w:rsidR="00000000" w:rsidDel="00000000" w:rsidP="00000000" w:rsidRDefault="00000000" w:rsidRPr="00000000" w14:paraId="00000260">
      <w:pPr>
        <w:pStyle w:val="Heading2"/>
        <w:rPr/>
      </w:pPr>
      <w:bookmarkStart w:colFirst="0" w:colLast="0" w:name="_hql60aoqa6o4" w:id="26"/>
      <w:bookmarkEnd w:id="26"/>
      <w:r w:rsidDel="00000000" w:rsidR="00000000" w:rsidRPr="00000000">
        <w:rPr>
          <w:rtl w:val="0"/>
        </w:rPr>
        <w:t xml:space="preserve">Migrate your full order history</w:t>
      </w:r>
    </w:p>
    <w:p w:rsidR="00000000" w:rsidDel="00000000" w:rsidP="00000000" w:rsidRDefault="00000000" w:rsidRPr="00000000" w14:paraId="00000261">
      <w:pPr>
        <w:rPr/>
      </w:pPr>
      <w:r w:rsidDel="00000000" w:rsidR="00000000" w:rsidRPr="00000000">
        <w:rPr>
          <w:rtl w:val="0"/>
        </w:rPr>
        <w:t xml:space="preserve">Once you've successfully tested your order migration process, verified mappings, and gained confidence in your approach, you're ready to proceed with loading your complete order dataset into BigCommerce.</w:t>
      </w:r>
    </w:p>
    <w:p w:rsidR="00000000" w:rsidDel="00000000" w:rsidP="00000000" w:rsidRDefault="00000000" w:rsidRPr="00000000" w14:paraId="00000262">
      <w:pPr>
        <w:pStyle w:val="Heading3"/>
        <w:rPr/>
      </w:pPr>
      <w:bookmarkStart w:colFirst="0" w:colLast="0" w:name="_5gjzsfkm6h6i" w:id="27"/>
      <w:bookmarkEnd w:id="27"/>
      <w:r w:rsidDel="00000000" w:rsidR="00000000" w:rsidRPr="00000000">
        <w:rPr>
          <w:rtl w:val="0"/>
        </w:rPr>
        <w:t xml:space="preserve">Pre-Migration </w:t>
      </w:r>
      <w:commentRangeStart w:id="7"/>
      <w:r w:rsidDel="00000000" w:rsidR="00000000" w:rsidRPr="00000000">
        <w:rPr>
          <w:rtl w:val="0"/>
        </w:rPr>
        <w:t xml:space="preserve">checklist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63">
      <w:pPr>
        <w:numPr>
          <w:ilvl w:val="0"/>
          <w:numId w:val="3"/>
        </w:numPr>
        <w:ind w:left="720" w:hanging="360"/>
      </w:pPr>
      <w:r w:rsidDel="00000000" w:rsidR="00000000" w:rsidRPr="00000000">
        <w:rPr>
          <w:rtl w:val="0"/>
        </w:rPr>
        <w:t xml:space="preserve">Remove all extraneous data (test orders, unnecessary attributes) from your dataset</w:t>
      </w:r>
    </w:p>
    <w:p w:rsidR="00000000" w:rsidDel="00000000" w:rsidP="00000000" w:rsidRDefault="00000000" w:rsidRPr="00000000" w14:paraId="00000264">
      <w:pPr>
        <w:numPr>
          <w:ilvl w:val="0"/>
          <w:numId w:val="3"/>
        </w:numPr>
        <w:ind w:left="720" w:hanging="360"/>
      </w:pPr>
      <w:r w:rsidDel="00000000" w:rsidR="00000000" w:rsidRPr="00000000">
        <w:rPr>
          <w:rtl w:val="0"/>
        </w:rPr>
        <w:t xml:space="preserve">⚠️ Disable or turn OFF any third-party applications that might automatically ingest product data</w:t>
      </w:r>
    </w:p>
    <w:p w:rsidR="00000000" w:rsidDel="00000000" w:rsidP="00000000" w:rsidRDefault="00000000" w:rsidRPr="00000000" w14:paraId="00000265">
      <w:pPr>
        <w:numPr>
          <w:ilvl w:val="0"/>
          <w:numId w:val="3"/>
        </w:numPr>
        <w:ind w:left="720" w:hanging="360"/>
      </w:pPr>
      <w:r w:rsidDel="00000000" w:rsidR="00000000" w:rsidRPr="00000000">
        <w:rPr>
          <w:rtl w:val="0"/>
        </w:rPr>
        <w:t xml:space="preserve">Verify the API rate limits for your plan level</w:t>
      </w:r>
      <w:ins w:author="Paige Locke" w:id="1" w:date="2025-10-24T21:59:33Z">
        <w:r w:rsidDel="00000000" w:rsidR="00000000" w:rsidRPr="00000000">
          <w:rPr>
            <w:rtl w:val="0"/>
          </w:rPr>
          <w:t xml:space="preserve"> and reference chart below to understand time to complete migration</w:t>
        </w:r>
      </w:ins>
      <w:r w:rsidDel="00000000" w:rsidR="00000000" w:rsidRPr="00000000">
        <w:rPr>
          <w:rtl w:val="0"/>
        </w:rPr>
      </w:r>
    </w:p>
    <w:p w:rsidR="00000000" w:rsidDel="00000000" w:rsidP="00000000" w:rsidRDefault="00000000" w:rsidRPr="00000000" w14:paraId="00000266">
      <w:pPr>
        <w:numPr>
          <w:ilvl w:val="0"/>
          <w:numId w:val="3"/>
        </w:numPr>
        <w:ind w:left="720" w:hanging="360"/>
      </w:pPr>
      <w:r w:rsidDel="00000000" w:rsidR="00000000" w:rsidRPr="00000000">
        <w:rPr>
          <w:rtl w:val="0"/>
        </w:rPr>
        <w:t xml:space="preserve">Scheduling your migration during off-peak hours, if possible, to minimize potential platform congestion</w:t>
      </w:r>
    </w:p>
    <w:p w:rsidR="00000000" w:rsidDel="00000000" w:rsidP="00000000" w:rsidRDefault="00000000" w:rsidRPr="00000000" w14:paraId="00000267">
      <w:pPr>
        <w:rPr/>
      </w:pPr>
      <w:r w:rsidDel="00000000" w:rsidR="00000000" w:rsidRPr="00000000">
        <w:rPr>
          <w:rtl w:val="0"/>
        </w:rPr>
        <w:t xml:space="preserve">&lt;Callout type="info"&gt;  </w:t>
      </w:r>
    </w:p>
    <w:p w:rsidR="00000000" w:rsidDel="00000000" w:rsidP="00000000" w:rsidRDefault="00000000" w:rsidRPr="00000000" w14:paraId="00000268">
      <w:pPr>
        <w:rPr/>
      </w:pPr>
      <w:r w:rsidDel="00000000" w:rsidR="00000000" w:rsidRPr="00000000">
        <w:rPr>
          <w:rtl w:val="0"/>
        </w:rPr>
        <w:t xml:space="preserve">If you are still accepting orders via your previous platform, define a clear “</w:t>
      </w:r>
      <w:commentRangeStart w:id="8"/>
      <w:r w:rsidDel="00000000" w:rsidR="00000000" w:rsidRPr="00000000">
        <w:rPr>
          <w:rtl w:val="0"/>
        </w:rPr>
        <w:t xml:space="preserve">cut-off</w:t>
      </w:r>
      <w:commentRangeEnd w:id="8"/>
      <w:r w:rsidDel="00000000" w:rsidR="00000000" w:rsidRPr="00000000">
        <w:commentReference w:id="8"/>
      </w:r>
      <w:r w:rsidDel="00000000" w:rsidR="00000000" w:rsidRPr="00000000">
        <w:rPr>
          <w:rtl w:val="0"/>
        </w:rPr>
        <w:t xml:space="preserve">” time to avoid missing late changes.  </w:t>
      </w:r>
    </w:p>
    <w:p w:rsidR="00000000" w:rsidDel="00000000" w:rsidP="00000000" w:rsidRDefault="00000000" w:rsidRPr="00000000" w14:paraId="00000269">
      <w:pPr>
        <w:rPr/>
      </w:pPr>
      <w:r w:rsidDel="00000000" w:rsidR="00000000" w:rsidRPr="00000000">
        <w:rPr>
          <w:rtl w:val="0"/>
        </w:rPr>
        <w:t xml:space="preserve">&lt;/Callout&gt;  </w:t>
      </w:r>
    </w:p>
    <w:p w:rsidR="00000000" w:rsidDel="00000000" w:rsidP="00000000" w:rsidRDefault="00000000" w:rsidRPr="00000000" w14:paraId="0000026A">
      <w:pPr>
        <w:rPr/>
      </w:pPr>
      <w:r w:rsidDel="00000000" w:rsidR="00000000" w:rsidRPr="00000000">
        <w:rPr>
          <w:rtl w:val="0"/>
        </w:rPr>
        <w:t xml:space="preserve">&lt;Callout type="info"&gt;  </w:t>
      </w:r>
    </w:p>
    <w:p w:rsidR="00000000" w:rsidDel="00000000" w:rsidP="00000000" w:rsidRDefault="00000000" w:rsidRPr="00000000" w14:paraId="0000026B">
      <w:pPr>
        <w:rPr/>
      </w:pPr>
      <w:r w:rsidDel="00000000" w:rsidR="00000000" w:rsidRPr="00000000">
        <w:rPr>
          <w:rtl w:val="0"/>
        </w:rPr>
        <w:t xml:space="preserve">When performing large-scale migrations, it is essential to use structures that ensure data is not duplicated. Use unique order identifiers to check if an order exists before retrying an API call to create it.  </w:t>
      </w:r>
    </w:p>
    <w:p w:rsidR="00000000" w:rsidDel="00000000" w:rsidP="00000000" w:rsidRDefault="00000000" w:rsidRPr="00000000" w14:paraId="0000026C">
      <w:pPr>
        <w:rPr/>
      </w:pPr>
      <w:r w:rsidDel="00000000" w:rsidR="00000000" w:rsidRPr="00000000">
        <w:rPr>
          <w:rtl w:val="0"/>
        </w:rPr>
        <w:t xml:space="preserve">&lt;/Callout&gt;</w:t>
      </w:r>
    </w:p>
    <w:p w:rsidR="00000000" w:rsidDel="00000000" w:rsidP="00000000" w:rsidRDefault="00000000" w:rsidRPr="00000000" w14:paraId="0000026D">
      <w:pPr>
        <w:pStyle w:val="Heading3"/>
        <w:rPr/>
      </w:pPr>
      <w:bookmarkStart w:colFirst="0" w:colLast="0" w:name="_idwqz1csziz4" w:id="28"/>
      <w:bookmarkEnd w:id="28"/>
      <w:r w:rsidDel="00000000" w:rsidR="00000000" w:rsidRPr="00000000">
        <w:rPr>
          <w:rtl w:val="0"/>
        </w:rPr>
        <w:t xml:space="preserve">During migration</w:t>
      </w:r>
    </w:p>
    <w:p w:rsidR="00000000" w:rsidDel="00000000" w:rsidP="00000000" w:rsidRDefault="00000000" w:rsidRPr="00000000" w14:paraId="0000026E">
      <w:pPr>
        <w:numPr>
          <w:ilvl w:val="0"/>
          <w:numId w:val="3"/>
        </w:numPr>
        <w:ind w:left="720" w:hanging="360"/>
      </w:pPr>
      <w:r w:rsidDel="00000000" w:rsidR="00000000" w:rsidRPr="00000000">
        <w:rPr>
          <w:rtl w:val="0"/>
        </w:rPr>
        <w:t xml:space="preserve">Actively monitor for status error codes and implement your error handling protocols</w:t>
      </w:r>
    </w:p>
    <w:p w:rsidR="00000000" w:rsidDel="00000000" w:rsidP="00000000" w:rsidRDefault="00000000" w:rsidRPr="00000000" w14:paraId="0000026F">
      <w:pPr>
        <w:numPr>
          <w:ilvl w:val="0"/>
          <w:numId w:val="3"/>
        </w:numPr>
        <w:ind w:left="720" w:hanging="360"/>
      </w:pPr>
      <w:r w:rsidDel="00000000" w:rsidR="00000000" w:rsidRPr="00000000">
        <w:rPr>
          <w:rtl w:val="0"/>
        </w:rPr>
        <w:t xml:space="preserve">Track progress through logging to ensure you transfer all products correctly.</w:t>
      </w:r>
    </w:p>
    <w:p w:rsidR="00000000" w:rsidDel="00000000" w:rsidP="00000000" w:rsidRDefault="00000000" w:rsidRPr="00000000" w14:paraId="00000270">
      <w:pPr>
        <w:numPr>
          <w:ilvl w:val="0"/>
          <w:numId w:val="3"/>
        </w:numPr>
        <w:ind w:left="720" w:hanging="360"/>
      </w:pPr>
      <w:r w:rsidDel="00000000" w:rsidR="00000000" w:rsidRPr="00000000">
        <w:rPr>
          <w:rtl w:val="0"/>
        </w:rPr>
        <w:t xml:space="preserve">Maintain a separate record of any failed transfers for later remediation</w:t>
      </w:r>
    </w:p>
    <w:p w:rsidR="00000000" w:rsidDel="00000000" w:rsidP="00000000" w:rsidRDefault="00000000" w:rsidRPr="00000000" w14:paraId="00000271">
      <w:pPr>
        <w:pStyle w:val="Heading3"/>
        <w:rPr/>
      </w:pPr>
      <w:bookmarkStart w:colFirst="0" w:colLast="0" w:name="_416oswtig56" w:id="29"/>
      <w:bookmarkEnd w:id="29"/>
      <w:r w:rsidDel="00000000" w:rsidR="00000000" w:rsidRPr="00000000">
        <w:rPr>
          <w:rtl w:val="0"/>
        </w:rPr>
        <w:t xml:space="preserve">Post-Migration verification</w:t>
      </w:r>
    </w:p>
    <w:p w:rsidR="00000000" w:rsidDel="00000000" w:rsidP="00000000" w:rsidRDefault="00000000" w:rsidRPr="00000000" w14:paraId="00000272">
      <w:pPr>
        <w:numPr>
          <w:ilvl w:val="0"/>
          <w:numId w:val="3"/>
        </w:numPr>
        <w:ind w:left="720" w:hanging="360"/>
      </w:pPr>
      <w:r w:rsidDel="00000000" w:rsidR="00000000" w:rsidRPr="00000000">
        <w:rPr>
          <w:rtl w:val="0"/>
        </w:rPr>
        <w:t xml:space="preserve">Compare order counts between your source platform and BigCommerce</w:t>
      </w:r>
    </w:p>
    <w:p w:rsidR="00000000" w:rsidDel="00000000" w:rsidP="00000000" w:rsidRDefault="00000000" w:rsidRPr="00000000" w14:paraId="00000273">
      <w:pPr>
        <w:numPr>
          <w:ilvl w:val="0"/>
          <w:numId w:val="3"/>
        </w:numPr>
        <w:ind w:left="720" w:hanging="360"/>
      </w:pPr>
      <w:r w:rsidDel="00000000" w:rsidR="00000000" w:rsidRPr="00000000">
        <w:rPr>
          <w:rtl w:val="0"/>
        </w:rPr>
        <w:t xml:space="preserve">Spot-check a representative sample of orders across your complete history</w:t>
      </w:r>
    </w:p>
    <w:p w:rsidR="00000000" w:rsidDel="00000000" w:rsidP="00000000" w:rsidRDefault="00000000" w:rsidRPr="00000000" w14:paraId="00000274">
      <w:pPr>
        <w:numPr>
          <w:ilvl w:val="0"/>
          <w:numId w:val="3"/>
        </w:numPr>
        <w:ind w:left="720" w:hanging="360"/>
      </w:pPr>
      <w:r w:rsidDel="00000000" w:rsidR="00000000" w:rsidRPr="00000000">
        <w:rPr>
          <w:rtl w:val="0"/>
        </w:rPr>
        <w:t xml:space="preserve">Check that you have transferred complex orders (refer to complexity considerations) correctly.</w:t>
      </w:r>
    </w:p>
    <w:p w:rsidR="00000000" w:rsidDel="00000000" w:rsidP="00000000" w:rsidRDefault="00000000" w:rsidRPr="00000000" w14:paraId="00000275">
      <w:pPr>
        <w:numPr>
          <w:ilvl w:val="0"/>
          <w:numId w:val="3"/>
        </w:numPr>
        <w:ind w:left="720" w:hanging="360"/>
      </w:pPr>
      <w:r w:rsidDel="00000000" w:rsidR="00000000" w:rsidRPr="00000000">
        <w:rPr>
          <w:rtl w:val="0"/>
        </w:rPr>
        <w:t xml:space="preserve">Test order visibility by using customer impersonation to ensure appropriate account linkage.</w:t>
      </w:r>
    </w:p>
    <w:p w:rsidR="00000000" w:rsidDel="00000000" w:rsidP="00000000" w:rsidRDefault="00000000" w:rsidRPr="00000000" w14:paraId="00000276">
      <w:pPr>
        <w:pStyle w:val="Heading3"/>
        <w:rPr/>
      </w:pPr>
      <w:bookmarkStart w:colFirst="0" w:colLast="0" w:name="_rg66ukonsrmt" w:id="30"/>
      <w:bookmarkEnd w:id="30"/>
      <w:r w:rsidDel="00000000" w:rsidR="00000000" w:rsidRPr="00000000">
        <w:rPr>
          <w:rtl w:val="0"/>
        </w:rPr>
        <w:t xml:space="preserve">Next Steps</w:t>
      </w:r>
    </w:p>
    <w:p w:rsidR="00000000" w:rsidDel="00000000" w:rsidP="00000000" w:rsidRDefault="00000000" w:rsidRPr="00000000" w14:paraId="00000277">
      <w:pPr>
        <w:numPr>
          <w:ilvl w:val="0"/>
          <w:numId w:val="3"/>
        </w:numPr>
        <w:ind w:left="720" w:hanging="360"/>
      </w:pPr>
      <w:r w:rsidDel="00000000" w:rsidR="00000000" w:rsidRPr="00000000">
        <w:rPr>
          <w:rtl w:val="0"/>
        </w:rPr>
        <w:t xml:space="preserve">Once order data is successfully transferred, proceed with migrating design data (theme, etc.) if desired.</w:t>
      </w:r>
    </w:p>
    <w:p w:rsidR="00000000" w:rsidDel="00000000" w:rsidP="00000000" w:rsidRDefault="00000000" w:rsidRPr="00000000" w14:paraId="00000278">
      <w:pPr>
        <w:numPr>
          <w:ilvl w:val="0"/>
          <w:numId w:val="3"/>
        </w:numPr>
        <w:ind w:left="720" w:hanging="360"/>
      </w:pPr>
      <w:r w:rsidDel="00000000" w:rsidR="00000000" w:rsidRPr="00000000">
        <w:rPr>
          <w:rtl w:val="0"/>
        </w:rPr>
        <w:t xml:space="preserve">Document your migration process thoroughly for future reference or troubleshooting</w:t>
      </w:r>
    </w:p>
    <w:p w:rsidR="00000000" w:rsidDel="00000000" w:rsidP="00000000" w:rsidRDefault="00000000" w:rsidRPr="00000000" w14:paraId="00000279">
      <w:pPr>
        <w:numPr>
          <w:ilvl w:val="0"/>
          <w:numId w:val="3"/>
        </w:numPr>
        <w:ind w:left="720" w:hanging="360"/>
      </w:pPr>
      <w:r w:rsidDel="00000000" w:rsidR="00000000" w:rsidRPr="00000000">
        <w:rPr>
          <w:rtl w:val="0"/>
        </w:rPr>
        <w:t xml:space="preserve">Consider implementing a synchronization strategy or data freeze if you'll be operating multiple platforms simultaneously during transition</w:t>
      </w:r>
    </w:p>
    <w:p w:rsidR="00000000" w:rsidDel="00000000" w:rsidP="00000000" w:rsidRDefault="00000000" w:rsidRPr="00000000" w14:paraId="0000027A">
      <w:pPr>
        <w:pStyle w:val="Heading3"/>
        <w:rPr/>
      </w:pPr>
      <w:bookmarkStart w:colFirst="0" w:colLast="0" w:name="_m479wukgf0zk" w:id="31"/>
      <w:bookmarkEnd w:id="31"/>
      <w:r w:rsidDel="00000000" w:rsidR="00000000" w:rsidRPr="00000000">
        <w:rPr>
          <w:rtl w:val="0"/>
        </w:rPr>
        <w:t xml:space="preserve">Estimated time to transfer</w:t>
      </w:r>
    </w:p>
    <w:p w:rsidR="00000000" w:rsidDel="00000000" w:rsidP="00000000" w:rsidRDefault="00000000" w:rsidRPr="00000000" w14:paraId="0000027B">
      <w:pPr>
        <w:rPr/>
      </w:pPr>
      <w:r w:rsidDel="00000000" w:rsidR="00000000" w:rsidRPr="00000000">
        <w:rPr>
          <w:rtl w:val="0"/>
        </w:rPr>
        <w:t xml:space="preserve">The following table provides approximations of migration times for various order history sizes. These estimates are based on platform limits and assumed order complexity. If you have particularly complex orders, your results will vary from these provisions.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Based on this information and the guidance provided above, plan your migration with enough time allotted to prevent issues.</w:t>
      </w:r>
    </w:p>
    <w:p w:rsidR="00000000" w:rsidDel="00000000" w:rsidP="00000000" w:rsidRDefault="00000000" w:rsidRPr="00000000" w14:paraId="0000027E">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27F">
            <w:pPr>
              <w:rPr>
                <w:b w:val="1"/>
                <w:bCs w:val="1"/>
              </w:rPr>
            </w:pPr>
            <w:r w:rsidDel="00000000" w:rsidR="00000000" w:rsidRPr="00000000">
              <w:rPr>
                <w:b w:val="1"/>
                <w:bCs w:val="1"/>
                <w:rtl w:val="0"/>
              </w:rPr>
              <w:t xml:space="preserve">Resources</w:t>
            </w:r>
          </w:p>
        </w:tc>
        <w:tc>
          <w:tcPr/>
          <w:p w:rsidR="00000000" w:rsidDel="00000000" w:rsidP="00000000" w:rsidRDefault="00000000" w:rsidRPr="00000000" w14:paraId="00000280">
            <w:pPr>
              <w:rPr>
                <w:b w:val="1"/>
                <w:bCs w:val="1"/>
              </w:rPr>
            </w:pPr>
            <w:r w:rsidDel="00000000" w:rsidR="00000000" w:rsidRPr="00000000">
              <w:rPr>
                <w:b w:val="1"/>
                <w:bCs w:val="1"/>
                <w:rtl w:val="0"/>
              </w:rPr>
              <w:t xml:space="preserve">Estimated time (store with no live integrations)</w:t>
            </w:r>
          </w:p>
        </w:tc>
      </w:tr>
      <w:tr>
        <w:trPr>
          <w:cantSplit w:val="0"/>
          <w:tblHeader w:val="0"/>
        </w:trPr>
        <w:tc>
          <w:tcPr/>
          <w:p w:rsidR="00000000" w:rsidDel="00000000" w:rsidP="00000000" w:rsidRDefault="00000000" w:rsidRPr="00000000" w14:paraId="00000281">
            <w:pPr>
              <w:rPr/>
            </w:pPr>
            <w:r w:rsidDel="00000000" w:rsidR="00000000" w:rsidRPr="00000000">
              <w:rPr>
                <w:rtl w:val="0"/>
              </w:rPr>
              <w:t xml:space="preserve">&gt; 5,000</w:t>
            </w:r>
          </w:p>
        </w:tc>
        <w:tc>
          <w:tcPr/>
          <w:p w:rsidR="00000000" w:rsidDel="00000000" w:rsidP="00000000" w:rsidRDefault="00000000" w:rsidRPr="00000000" w14:paraId="00000282">
            <w:pPr>
              <w:rPr/>
            </w:pPr>
            <w:r w:rsidDel="00000000" w:rsidR="00000000" w:rsidRPr="00000000">
              <w:rPr>
                <w:rtl w:val="0"/>
              </w:rPr>
              <w:t xml:space="preserve">Around 30 minutes</w:t>
            </w:r>
          </w:p>
        </w:tc>
      </w:tr>
      <w:tr>
        <w:trPr>
          <w:cantSplit w:val="0"/>
          <w:tblHeader w:val="0"/>
        </w:trPr>
        <w:tc>
          <w:tcPr/>
          <w:p w:rsidR="00000000" w:rsidDel="00000000" w:rsidP="00000000" w:rsidRDefault="00000000" w:rsidRPr="00000000" w14:paraId="00000283">
            <w:pPr>
              <w:rPr/>
            </w:pPr>
            <w:r w:rsidDel="00000000" w:rsidR="00000000" w:rsidRPr="00000000">
              <w:rPr>
                <w:rtl w:val="0"/>
              </w:rPr>
              <w:t xml:space="preserve">&gt; 40,000</w:t>
            </w:r>
          </w:p>
        </w:tc>
        <w:tc>
          <w:tcPr/>
          <w:p w:rsidR="00000000" w:rsidDel="00000000" w:rsidP="00000000" w:rsidRDefault="00000000" w:rsidRPr="00000000" w14:paraId="00000284">
            <w:pPr>
              <w:rPr/>
            </w:pPr>
            <w:r w:rsidDel="00000000" w:rsidR="00000000" w:rsidRPr="00000000">
              <w:rPr>
                <w:rtl w:val="0"/>
              </w:rPr>
              <w:t xml:space="preserve">Around  7 hours</w:t>
            </w:r>
          </w:p>
        </w:tc>
      </w:tr>
      <w:tr>
        <w:trPr>
          <w:cantSplit w:val="0"/>
          <w:tblHeader w:val="0"/>
        </w:trPr>
        <w:tc>
          <w:tcPr/>
          <w:p w:rsidR="00000000" w:rsidDel="00000000" w:rsidP="00000000" w:rsidRDefault="00000000" w:rsidRPr="00000000" w14:paraId="00000285">
            <w:pPr>
              <w:rPr/>
            </w:pPr>
            <w:r w:rsidDel="00000000" w:rsidR="00000000" w:rsidRPr="00000000">
              <w:rPr>
                <w:rtl w:val="0"/>
              </w:rPr>
              <w:t xml:space="preserve">&gt; 300,000</w:t>
            </w:r>
          </w:p>
        </w:tc>
        <w:tc>
          <w:tcPr/>
          <w:p w:rsidR="00000000" w:rsidDel="00000000" w:rsidP="00000000" w:rsidRDefault="00000000" w:rsidRPr="00000000" w14:paraId="00000286">
            <w:pPr>
              <w:rPr/>
            </w:pPr>
            <w:r w:rsidDel="00000000" w:rsidR="00000000" w:rsidRPr="00000000">
              <w:rPr>
                <w:rtl w:val="0"/>
              </w:rPr>
              <w:t xml:space="preserve">Around 23 hours</w:t>
            </w:r>
          </w:p>
        </w:tc>
      </w:tr>
      <w:tr>
        <w:trPr>
          <w:cantSplit w:val="0"/>
          <w:tblHeader w:val="0"/>
        </w:trPr>
        <w:tc>
          <w:tcPr/>
          <w:p w:rsidR="00000000" w:rsidDel="00000000" w:rsidP="00000000" w:rsidRDefault="00000000" w:rsidRPr="00000000" w14:paraId="00000287">
            <w:pPr>
              <w:rPr/>
            </w:pPr>
            <w:r w:rsidDel="00000000" w:rsidR="00000000" w:rsidRPr="00000000">
              <w:rPr>
                <w:rtl w:val="0"/>
              </w:rPr>
              <w:t xml:space="preserve">&gt; 500,000+</w:t>
            </w:r>
          </w:p>
        </w:tc>
        <w:tc>
          <w:tcPr/>
          <w:p w:rsidR="00000000" w:rsidDel="00000000" w:rsidP="00000000" w:rsidRDefault="00000000" w:rsidRPr="00000000" w14:paraId="00000288">
            <w:pPr>
              <w:rPr/>
            </w:pPr>
            <w:r w:rsidDel="00000000" w:rsidR="00000000" w:rsidRPr="00000000">
              <w:rPr>
                <w:rtl w:val="0"/>
              </w:rPr>
              <w:t xml:space="preserve">Recommended to work with our dedicated data migration services team on data processing</w:t>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&lt;Callout type="info"&gt;</w:t>
      </w:r>
    </w:p>
    <w:p w:rsidR="00000000" w:rsidDel="00000000" w:rsidP="00000000" w:rsidRDefault="00000000" w:rsidRPr="00000000" w14:paraId="0000028B">
      <w:pPr>
        <w:rPr/>
      </w:pPr>
      <w:r w:rsidDel="00000000" w:rsidR="00000000" w:rsidRPr="00000000">
        <w:rPr>
          <w:rtl w:val="0"/>
        </w:rPr>
        <w:t xml:space="preserve">The information in the table above is based on the platform limits, assuming scaling complexity with order history size. For information on platform limits, see our documentation on [Best Practices](/docs/start/best-practices) and [API Limits](/docs/start/best-practices/api-rate-limits).</w:t>
      </w:r>
    </w:p>
    <w:p w:rsidR="00000000" w:rsidDel="00000000" w:rsidP="00000000" w:rsidRDefault="00000000" w:rsidRPr="00000000" w14:paraId="0000028C">
      <w:pPr>
        <w:rPr/>
      </w:pPr>
      <w:r w:rsidDel="00000000" w:rsidR="00000000" w:rsidRPr="00000000">
        <w:rPr>
          <w:rtl w:val="0"/>
        </w:rPr>
        <w:t xml:space="preserve">&lt;/Callout&gt;</w:t>
      </w:r>
    </w:p>
    <w:p w:rsidR="00000000" w:rsidDel="00000000" w:rsidP="00000000" w:rsidRDefault="00000000" w:rsidRPr="00000000" w14:paraId="0000028D">
      <w:pPr>
        <w:pStyle w:val="Heading2"/>
        <w:rPr/>
      </w:pPr>
      <w:bookmarkStart w:colFirst="0" w:colLast="0" w:name="_3pnp7ius7p50" w:id="32"/>
      <w:bookmarkEnd w:id="32"/>
      <w:r w:rsidDel="00000000" w:rsidR="00000000" w:rsidRPr="00000000">
        <w:rPr>
          <w:rtl w:val="0"/>
        </w:rPr>
        <w:t xml:space="preserve">Delta migration</w:t>
      </w:r>
    </w:p>
    <w:p w:rsidR="00000000" w:rsidDel="00000000" w:rsidP="00000000" w:rsidRDefault="00000000" w:rsidRPr="00000000" w14:paraId="0000028E">
      <w:pPr>
        <w:rPr/>
      </w:pPr>
      <w:r w:rsidDel="00000000" w:rsidR="00000000" w:rsidRPr="00000000">
        <w:rPr>
          <w:rtl w:val="0"/>
        </w:rPr>
        <w:t xml:space="preserve">This step is only required if you are still receiving orders in a live environment during your migration. As with the testing phase, this step has a few callouts to be aware of. We recommend the following steps to ensure a successful delta migration with the fewest errors.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numPr>
          <w:ilvl w:val="0"/>
          <w:numId w:val="5"/>
        </w:numPr>
        <w:ind w:left="720" w:hanging="360"/>
      </w:pPr>
      <w:r w:rsidDel="00000000" w:rsidR="00000000" w:rsidRPr="00000000">
        <w:rPr>
          <w:rtl w:val="0"/>
        </w:rPr>
        <w:t xml:space="preserve">Before initial migration, take a snapshot of your current order status.</w:t>
      </w:r>
    </w:p>
    <w:p w:rsidR="00000000" w:rsidDel="00000000" w:rsidP="00000000" w:rsidRDefault="00000000" w:rsidRPr="00000000" w14:paraId="00000291">
      <w:pPr>
        <w:numPr>
          <w:ilvl w:val="0"/>
          <w:numId w:val="5"/>
        </w:numPr>
        <w:ind w:left="720" w:hanging="360"/>
      </w:pPr>
      <w:r w:rsidDel="00000000" w:rsidR="00000000" w:rsidRPr="00000000">
        <w:rPr>
          <w:rtl w:val="0"/>
        </w:rPr>
        <w:t xml:space="preserve">Before performing delta migration, take your store down for maintenance if possible.</w:t>
      </w:r>
    </w:p>
    <w:p w:rsidR="00000000" w:rsidDel="00000000" w:rsidP="00000000" w:rsidRDefault="00000000" w:rsidRPr="00000000" w14:paraId="00000292">
      <w:pPr>
        <w:numPr>
          <w:ilvl w:val="0"/>
          <w:numId w:val="5"/>
        </w:numPr>
        <w:ind w:left="720" w:hanging="360"/>
      </w:pPr>
      <w:r w:rsidDel="00000000" w:rsidR="00000000" w:rsidRPr="00000000">
        <w:rPr>
          <w:rtl w:val="0"/>
        </w:rPr>
        <w:t xml:space="preserve">Compare snapshot data to newest data, and only update orders for which there is new data to report.</w:t>
      </w:r>
    </w:p>
    <w:p w:rsidR="00000000" w:rsidDel="00000000" w:rsidP="00000000" w:rsidRDefault="00000000" w:rsidRPr="00000000" w14:paraId="00000293">
      <w:pPr>
        <w:numPr>
          <w:ilvl w:val="0"/>
          <w:numId w:val="5"/>
        </w:numPr>
        <w:ind w:left="720" w:hanging="360"/>
      </w:pPr>
      <w:r w:rsidDel="00000000" w:rsidR="00000000" w:rsidRPr="00000000">
        <w:rPr>
          <w:rtl w:val="0"/>
        </w:rPr>
        <w:t xml:space="preserve">If you took your store down for maintenance for delta migration, reactivate it once you have finished.</w:t>
      </w:r>
    </w:p>
    <w:p w:rsidR="00000000" w:rsidDel="00000000" w:rsidP="00000000" w:rsidRDefault="00000000" w:rsidRPr="00000000" w14:paraId="00000294">
      <w:pPr>
        <w:numPr>
          <w:ilvl w:val="0"/>
          <w:numId w:val="5"/>
        </w:numPr>
        <w:ind w:left="720" w:hanging="360"/>
      </w:pPr>
      <w:r w:rsidDel="00000000" w:rsidR="00000000" w:rsidRPr="00000000">
        <w:rPr>
          <w:rtl w:val="0"/>
        </w:rPr>
        <w:t xml:space="preserve">Verify data successfully transferred via spot check.</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It’s important to note that your order delta migration will vary in size based on your store’s activity. As such, you should plan enough time to account for the full scope of the project, following the table above.</w:t>
      </w:r>
    </w:p>
    <w:p w:rsidR="00000000" w:rsidDel="00000000" w:rsidP="00000000" w:rsidRDefault="00000000" w:rsidRPr="00000000" w14:paraId="00000297">
      <w:pPr>
        <w:pStyle w:val="Heading2"/>
        <w:rPr/>
      </w:pPr>
      <w:bookmarkStart w:colFirst="0" w:colLast="0" w:name="_35h2bcttp05h" w:id="33"/>
      <w:bookmarkEnd w:id="33"/>
      <w:r w:rsidDel="00000000" w:rsidR="00000000" w:rsidRPr="00000000">
        <w:rPr>
          <w:rtl w:val="0"/>
        </w:rPr>
        <w:t xml:space="preserve">FAQs</w:t>
      </w:r>
    </w:p>
    <w:p w:rsidR="00000000" w:rsidDel="00000000" w:rsidP="00000000" w:rsidRDefault="00000000" w:rsidRPr="00000000" w14:paraId="00000298">
      <w:pPr>
        <w:numPr>
          <w:ilvl w:val="0"/>
          <w:numId w:val="2"/>
        </w:numPr>
        <w:ind w:left="720" w:hanging="360"/>
      </w:pPr>
      <w:r w:rsidDel="00000000" w:rsidR="00000000" w:rsidRPr="00000000">
        <w:rPr>
          <w:b w:val="1"/>
          <w:bCs w:val="1"/>
          <w:rtl w:val="0"/>
        </w:rPr>
        <w:t xml:space="preserve">How do I prepare test data for order migration?</w:t>
      </w:r>
      <w:r w:rsidDel="00000000" w:rsidR="00000000" w:rsidRPr="00000000">
        <w:rPr>
          <w:rtl w:val="0"/>
        </w:rPr>
        <w:br w:type="textWrapping"/>
        <w:t xml:space="preserve">Prepare a representative and sanitized sample of orders, ensure required fields are present, and load into your sandbox for validation.</w:t>
      </w:r>
    </w:p>
    <w:p w:rsidR="00000000" w:rsidDel="00000000" w:rsidP="00000000" w:rsidRDefault="00000000" w:rsidRPr="00000000" w14:paraId="00000299">
      <w:pPr>
        <w:numPr>
          <w:ilvl w:val="0"/>
          <w:numId w:val="2"/>
        </w:numPr>
        <w:ind w:left="720" w:hanging="360"/>
      </w:pPr>
      <w:r w:rsidDel="00000000" w:rsidR="00000000" w:rsidRPr="00000000">
        <w:rPr>
          <w:b w:val="1"/>
          <w:bCs w:val="1"/>
          <w:rtl w:val="0"/>
        </w:rPr>
        <w:t xml:space="preserve">How can I avoid duplicate orders during migration?</w:t>
      </w:r>
      <w:r w:rsidDel="00000000" w:rsidR="00000000" w:rsidRPr="00000000">
        <w:rPr>
          <w:rtl w:val="0"/>
        </w:rPr>
        <w:br w:type="textWrapping"/>
        <w:t xml:space="preserve">Use unique order identifiers and check for existing orders before retrying API calls.</w:t>
      </w:r>
    </w:p>
    <w:p w:rsidR="00000000" w:rsidDel="00000000" w:rsidP="00000000" w:rsidRDefault="00000000" w:rsidRPr="00000000" w14:paraId="0000029A">
      <w:pPr>
        <w:numPr>
          <w:ilvl w:val="0"/>
          <w:numId w:val="2"/>
        </w:numPr>
        <w:ind w:left="720" w:hanging="360"/>
      </w:pPr>
      <w:r w:rsidDel="00000000" w:rsidR="00000000" w:rsidRPr="00000000">
        <w:rPr>
          <w:b w:val="1"/>
          <w:bCs w:val="1"/>
          <w:rtl w:val="0"/>
        </w:rPr>
        <w:t xml:space="preserve">What should I do if my migration fails or is interrupted?</w:t>
      </w:r>
      <w:r w:rsidDel="00000000" w:rsidR="00000000" w:rsidRPr="00000000">
        <w:rPr>
          <w:rtl w:val="0"/>
        </w:rPr>
        <w:br w:type="textWrapping"/>
        <w:t xml:space="preserve">Log all migrated order IDs and failed records. Use logs to identify and correct only affected orders.</w:t>
      </w:r>
    </w:p>
    <w:p w:rsidR="00000000" w:rsidDel="00000000" w:rsidP="00000000" w:rsidRDefault="00000000" w:rsidRPr="00000000" w14:paraId="0000029B">
      <w:pPr>
        <w:numPr>
          <w:ilvl w:val="0"/>
          <w:numId w:val="2"/>
        </w:numPr>
        <w:ind w:left="720" w:hanging="360"/>
      </w:pPr>
      <w:r w:rsidDel="00000000" w:rsidR="00000000" w:rsidRPr="00000000">
        <w:rPr>
          <w:b w:val="1"/>
          <w:bCs w:val="1"/>
          <w:rtl w:val="0"/>
        </w:rPr>
        <w:t xml:space="preserve">How do I handle delta migrations if new orders are placed during migration?</w:t>
      </w:r>
      <w:r w:rsidDel="00000000" w:rsidR="00000000" w:rsidRPr="00000000">
        <w:rPr>
          <w:rtl w:val="0"/>
        </w:rPr>
        <w:br w:type="textWrapping"/>
        <w:t xml:space="preserve">Take a snapshot before initial migration, compare to new data after, and only migrate newly placed or updated orders.</w:t>
      </w:r>
    </w:p>
    <w:p w:rsidR="00000000" w:rsidDel="00000000" w:rsidP="00000000" w:rsidRDefault="00000000" w:rsidRPr="00000000" w14:paraId="0000029C">
      <w:pPr>
        <w:numPr>
          <w:ilvl w:val="0"/>
          <w:numId w:val="2"/>
        </w:numPr>
        <w:ind w:left="720" w:hanging="360"/>
      </w:pPr>
      <w:r w:rsidDel="00000000" w:rsidR="00000000" w:rsidRPr="00000000">
        <w:rPr>
          <w:b w:val="1"/>
          <w:bCs w:val="1"/>
          <w:rtl w:val="0"/>
        </w:rPr>
        <w:t xml:space="preserve">How can I verify a successful migration?</w:t>
      </w:r>
      <w:r w:rsidDel="00000000" w:rsidR="00000000" w:rsidRPr="00000000">
        <w:rPr>
          <w:rtl w:val="0"/>
        </w:rPr>
        <w:br w:type="textWrapping"/>
        <w:t xml:space="preserve">Compare source and destination order counts, spot-check complex orders, and validate correct customer and product linkages.</w:t>
      </w:r>
    </w:p>
    <w:p w:rsidR="00000000" w:rsidDel="00000000" w:rsidP="00000000" w:rsidRDefault="00000000" w:rsidRPr="00000000" w14:paraId="0000029D">
      <w:pPr>
        <w:numPr>
          <w:ilvl w:val="0"/>
          <w:numId w:val="2"/>
        </w:numPr>
        <w:ind w:left="720" w:hanging="360"/>
      </w:pPr>
      <w:r w:rsidDel="00000000" w:rsidR="00000000" w:rsidRPr="00000000">
        <w:rPr>
          <w:b w:val="1"/>
          <w:bCs w:val="1"/>
          <w:rtl w:val="0"/>
        </w:rPr>
        <w:t xml:space="preserve">What are platform limits for order migration?</w:t>
      </w:r>
      <w:r w:rsidDel="00000000" w:rsidR="00000000" w:rsidRPr="00000000">
        <w:rPr>
          <w:rtl w:val="0"/>
        </w:rPr>
        <w:br w:type="textWrapping"/>
        <w:t xml:space="preserve">See </w:t>
      </w:r>
      <w:hyperlink r:id="rId35">
        <w:r w:rsidDel="00000000" w:rsidR="00000000" w:rsidRPr="00000000">
          <w:rPr>
            <w:color w:val="1155cc"/>
            <w:u w:val="single"/>
            <w:rtl w:val="0"/>
          </w:rPr>
          <w:t xml:space="preserve">API Rate Limits</w:t>
        </w:r>
      </w:hyperlink>
      <w:r w:rsidDel="00000000" w:rsidR="00000000" w:rsidRPr="00000000">
        <w:rPr>
          <w:rtl w:val="0"/>
        </w:rPr>
        <w:t xml:space="preserve"> for details. For very large datasets, contact </w:t>
      </w:r>
      <w:hyperlink r:id="rId36">
        <w:r w:rsidDel="00000000" w:rsidR="00000000" w:rsidRPr="00000000">
          <w:rPr>
            <w:color w:val="1155cc"/>
            <w:u w:val="single"/>
            <w:rtl w:val="0"/>
          </w:rPr>
          <w:t xml:space="preserve">Data Migration Services</w:t>
        </w:r>
      </w:hyperlink>
      <w:r w:rsidDel="00000000" w:rsidR="00000000" w:rsidRPr="00000000">
        <w:rPr>
          <w:rtl w:val="0"/>
        </w:rPr>
        <w:t xml:space="preserve">.</w:t>
      </w:r>
    </w:p>
    <w:p w:rsidR="00000000" w:rsidDel="00000000" w:rsidP="00000000" w:rsidRDefault="00000000" w:rsidRPr="00000000" w14:paraId="0000029E">
      <w:pPr>
        <w:pStyle w:val="Heading2"/>
        <w:rPr/>
      </w:pPr>
      <w:bookmarkStart w:colFirst="0" w:colLast="0" w:name="_w8neouepufh3" w:id="34"/>
      <w:bookmarkEnd w:id="34"/>
      <w:r w:rsidDel="00000000" w:rsidR="00000000" w:rsidRPr="00000000">
        <w:rPr>
          <w:rtl w:val="0"/>
        </w:rPr>
        <w:t xml:space="preserve">Resources</w:t>
      </w:r>
    </w:p>
    <w:p w:rsidR="00000000" w:rsidDel="00000000" w:rsidP="00000000" w:rsidRDefault="00000000" w:rsidRPr="00000000" w14:paraId="0000029F">
      <w:pPr>
        <w:numPr>
          <w:ilvl w:val="0"/>
          <w:numId w:val="6"/>
        </w:numPr>
        <w:ind w:left="720" w:hanging="360"/>
      </w:pPr>
      <w:hyperlink r:id="rId37">
        <w:r w:rsidDel="00000000" w:rsidR="00000000" w:rsidRPr="00000000">
          <w:rPr>
            <w:color w:val="1155cc"/>
            <w:u w:val="single"/>
            <w:rtl w:val="0"/>
          </w:rPr>
          <w:t xml:space="preserve">API Best Practices | BigCommerce Dev Center</w:t>
        </w:r>
      </w:hyperlink>
      <w:r w:rsidDel="00000000" w:rsidR="00000000" w:rsidRPr="00000000">
        <w:rPr>
          <w:rtl w:val="0"/>
        </w:rPr>
      </w:r>
    </w:p>
    <w:p w:rsidR="00000000" w:rsidDel="00000000" w:rsidP="00000000" w:rsidRDefault="00000000" w:rsidRPr="00000000" w14:paraId="000002A0">
      <w:pPr>
        <w:numPr>
          <w:ilvl w:val="0"/>
          <w:numId w:val="6"/>
        </w:numPr>
        <w:ind w:left="720" w:hanging="360"/>
      </w:pPr>
      <w:hyperlink r:id="rId38">
        <w:r w:rsidDel="00000000" w:rsidR="00000000" w:rsidRPr="00000000">
          <w:rPr>
            <w:color w:val="1155cc"/>
            <w:u w:val="single"/>
            <w:rtl w:val="0"/>
          </w:rPr>
          <w:t xml:space="preserve">API Rate Limits</w:t>
        </w:r>
      </w:hyperlink>
      <w:r w:rsidDel="00000000" w:rsidR="00000000" w:rsidRPr="00000000">
        <w:rPr>
          <w:rtl w:val="0"/>
        </w:rPr>
      </w:r>
    </w:p>
    <w:p w:rsidR="00000000" w:rsidDel="00000000" w:rsidP="00000000" w:rsidRDefault="00000000" w:rsidRPr="00000000" w14:paraId="000002A1">
      <w:pPr>
        <w:numPr>
          <w:ilvl w:val="0"/>
          <w:numId w:val="6"/>
        </w:numPr>
        <w:ind w:left="720" w:hanging="360"/>
      </w:pPr>
      <w:hyperlink r:id="rId39">
        <w:r w:rsidDel="00000000" w:rsidR="00000000" w:rsidRPr="00000000">
          <w:rPr>
            <w:color w:val="1155cc"/>
            <w:u w:val="single"/>
            <w:rtl w:val="0"/>
          </w:rPr>
          <w:t xml:space="preserve">Data Migration Services</w:t>
        </w:r>
      </w:hyperlink>
      <w:r w:rsidDel="00000000" w:rsidR="00000000" w:rsidRPr="00000000">
        <w:rPr>
          <w:rtl w:val="0"/>
        </w:rPr>
      </w:r>
    </w:p>
    <w:p w:rsidR="00000000" w:rsidDel="00000000" w:rsidP="00000000" w:rsidRDefault="00000000" w:rsidRPr="00000000" w14:paraId="000002A2">
      <w:pPr>
        <w:numPr>
          <w:ilvl w:val="0"/>
          <w:numId w:val="6"/>
        </w:numPr>
        <w:ind w:left="720" w:hanging="360"/>
      </w:pPr>
      <w:hyperlink r:id="rId40">
        <w:r w:rsidDel="00000000" w:rsidR="00000000" w:rsidRPr="00000000">
          <w:rPr>
            <w:color w:val="1155cc"/>
            <w:u w:val="single"/>
            <w:rtl w:val="0"/>
          </w:rPr>
          <w:t xml:space="preserve">Orders API Reference</w:t>
        </w:r>
      </w:hyperlink>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ige Locke" w:id="4" w:date="2025-10-21T17:29:56Z">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@john.tuck@bigcommerce.com we usually derive this directly from the source data correct? We don't make assumptions about if data is duplicated, we just bring over what the source data is?</w:t>
      </w:r>
    </w:p>
  </w:comment>
  <w:comment w:author="Paige Locke" w:id="1" w:date="2025-10-21T17:22:30Z">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Id assignment is also a question we field often and may be worth mentioning that this not something that can be assigned, and to then to include further detail on how to manage that further down?</w:t>
      </w:r>
    </w:p>
  </w:comment>
  <w:comment w:author="Paige Locke" w:id="0" w:date="2025-10-21T17:20:22Z">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Including this field also ensures that inventory is not deducted when a historical order is brought into a store instance.</w:t>
      </w:r>
    </w:p>
  </w:comment>
  <w:comment w:author="Paige Locke" w:id="7" w:date="2025-10-24T21:45:58Z">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if we should add something around taking a snap shot of current inventory or doing the migration during down time or off peak periods?</w:t>
      </w:r>
    </w:p>
  </w:comment>
  <w:comment w:author="Paige Locke" w:id="5" w:date="2025-10-21T20:13:13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@john.tuck@bigcommerce.com I feel like we have had some cases where we use consignments... but I also cannot recall specifics? do we have specifics??!</w:t>
      </w:r>
    </w:p>
  </w:comment>
  <w:comment w:author="Paige Locke" w:id="3" w:date="2025-10-21T17:28:16Z">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simple text line items*</w:t>
      </w:r>
    </w:p>
  </w:comment>
  <w:comment w:author="Paige Locke" w:id="6" w:date="2025-10-24T21:53:56Z">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being nit picky - but with the idea of opinionated documentation, not totally sure if we want this call out? Is there another way to phrase this perhaps?</w:t>
      </w:r>
    </w:p>
  </w:comment>
  <w:comment w:author="Paige Locke" w:id="2" w:date="2025-10-21T17:23:09Z">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"lift and shift"?</w:t>
      </w:r>
    </w:p>
  </w:comment>
  <w:comment w:author="Paige Locke" w:id="8" w:date="2025-10-24T22:02:42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over?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about:blank" TargetMode="External"/><Relationship Id="rId20" Type="http://schemas.openxmlformats.org/officeDocument/2006/relationships/hyperlink" Target="about:blank" TargetMode="External"/><Relationship Id="rId22" Type="http://schemas.openxmlformats.org/officeDocument/2006/relationships/hyperlink" Target="https://support.bigcommerce.com/s/article/Guide-to-Order-Management" TargetMode="External"/><Relationship Id="rId21" Type="http://schemas.openxmlformats.org/officeDocument/2006/relationships/hyperlink" Target="about:blank"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upport.bigcommerce.com/s/article/General-Data-Protection-Regulation"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about:blank" TargetMode="External"/><Relationship Id="rId7" Type="http://schemas.openxmlformats.org/officeDocument/2006/relationships/hyperlink" Target="https://support.bigcommerce.com/s/article/General-Data-Protection-Regulation" TargetMode="External"/><Relationship Id="rId8" Type="http://schemas.openxmlformats.org/officeDocument/2006/relationships/hyperlink" Target="about:blank" TargetMode="External"/><Relationship Id="rId31" Type="http://schemas.openxmlformats.org/officeDocument/2006/relationships/hyperlink" Target="about:blank" TargetMode="External"/><Relationship Id="rId30" Type="http://schemas.openxmlformats.org/officeDocument/2006/relationships/hyperlink" Target="about:blank" TargetMode="External"/><Relationship Id="rId11" Type="http://schemas.openxmlformats.org/officeDocument/2006/relationships/hyperlink" Target="about:blank" TargetMode="External"/><Relationship Id="rId33" Type="http://schemas.openxmlformats.org/officeDocument/2006/relationships/hyperlink" Target="about:blank" TargetMode="External"/><Relationship Id="rId10" Type="http://schemas.openxmlformats.org/officeDocument/2006/relationships/hyperlink" Target="https://www.bigcommerce.com/services/launch/#data-migration-services" TargetMode="External"/><Relationship Id="rId32" Type="http://schemas.openxmlformats.org/officeDocument/2006/relationships/hyperlink" Target="about:blank" TargetMode="External"/><Relationship Id="rId13" Type="http://schemas.openxmlformats.org/officeDocument/2006/relationships/hyperlink" Target="https://support.bigcommerce.com/s/article/Shipping-Setup" TargetMode="External"/><Relationship Id="rId35" Type="http://schemas.openxmlformats.org/officeDocument/2006/relationships/hyperlink" Target="about:blank" TargetMode="External"/><Relationship Id="rId12" Type="http://schemas.openxmlformats.org/officeDocument/2006/relationships/hyperlink" Target="https://support.bigcommerce.com/s/article/General-Data-Protection-Regulation" TargetMode="External"/><Relationship Id="rId34" Type="http://schemas.openxmlformats.org/officeDocument/2006/relationships/hyperlink" Target="about:blank" TargetMode="External"/><Relationship Id="rId15" Type="http://schemas.openxmlformats.org/officeDocument/2006/relationships/hyperlink" Target="about:blank" TargetMode="External"/><Relationship Id="rId37" Type="http://schemas.openxmlformats.org/officeDocument/2006/relationships/hyperlink" Target="about:blank" TargetMode="External"/><Relationship Id="rId14" Type="http://schemas.openxmlformats.org/officeDocument/2006/relationships/hyperlink" Target="https://support.bigcommerce.com/s/article/Available-Payment-Gateways" TargetMode="External"/><Relationship Id="rId36" Type="http://schemas.openxmlformats.org/officeDocument/2006/relationships/hyperlink" Target="https://www.bigcommerce.com/services/launch/#data-migration-services" TargetMode="External"/><Relationship Id="rId17" Type="http://schemas.openxmlformats.org/officeDocument/2006/relationships/hyperlink" Target="about:blank" TargetMode="External"/><Relationship Id="rId39" Type="http://schemas.openxmlformats.org/officeDocument/2006/relationships/hyperlink" Target="https://www.bigcommerce.com/services/launch/#data-migration-services" TargetMode="External"/><Relationship Id="rId16" Type="http://schemas.openxmlformats.org/officeDocument/2006/relationships/hyperlink" Target="https://www.bigcommerce.com/services/launch/#data-migration-services" TargetMode="External"/><Relationship Id="rId38"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